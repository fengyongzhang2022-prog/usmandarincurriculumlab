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05BA" w:rsidRDefault="00C905BA">
      <w:pPr>
        <w:adjustRightInd w:val="0"/>
        <w:snapToGrid w:val="0"/>
        <w:spacing w:line="360" w:lineRule="auto"/>
        <w:jc w:val="center"/>
        <w:rPr>
          <w:rFonts w:ascii="Times New Roman" w:hAnsi="Times New Roman" w:cs="Times New Roman"/>
          <w:b/>
          <w:bCs/>
          <w:sz w:val="60"/>
          <w:szCs w:val="60"/>
        </w:rPr>
      </w:pPr>
    </w:p>
    <w:p w:rsidR="00C905BA" w:rsidRDefault="00C905BA">
      <w:pPr>
        <w:adjustRightInd w:val="0"/>
        <w:snapToGrid w:val="0"/>
        <w:spacing w:line="360" w:lineRule="auto"/>
        <w:jc w:val="center"/>
        <w:rPr>
          <w:rFonts w:ascii="Times New Roman" w:hAnsi="Times New Roman" w:cs="Times New Roman"/>
          <w:b/>
          <w:bCs/>
          <w:sz w:val="60"/>
          <w:szCs w:val="60"/>
        </w:rPr>
      </w:pPr>
    </w:p>
    <w:p w:rsidR="00C905BA" w:rsidRDefault="00C905BA">
      <w:pPr>
        <w:adjustRightInd w:val="0"/>
        <w:snapToGrid w:val="0"/>
        <w:spacing w:line="360" w:lineRule="auto"/>
        <w:rPr>
          <w:rFonts w:ascii="Times New Roman" w:hAnsi="Times New Roman" w:cs="Times New Roman"/>
          <w:b/>
          <w:bCs/>
          <w:sz w:val="60"/>
          <w:szCs w:val="60"/>
        </w:rPr>
      </w:pPr>
    </w:p>
    <w:p w:rsidR="00C905BA" w:rsidRDefault="00011222">
      <w:pPr>
        <w:adjustRightInd w:val="0"/>
        <w:snapToGrid w:val="0"/>
        <w:spacing w:line="360" w:lineRule="auto"/>
        <w:jc w:val="center"/>
        <w:rPr>
          <w:rFonts w:ascii="Times New Roman" w:hAnsi="Times New Roman" w:cs="Times New Roman"/>
        </w:rPr>
      </w:pPr>
      <w:r>
        <w:rPr>
          <w:rFonts w:ascii="Times New Roman" w:hAnsi="Times New Roman" w:cs="Times New Roman"/>
          <w:b/>
          <w:bCs/>
          <w:sz w:val="60"/>
          <w:szCs w:val="60"/>
        </w:rPr>
        <w:t>美国本土版中文教育</w:t>
      </w:r>
    </w:p>
    <w:p w:rsidR="00C905BA" w:rsidRDefault="00011222">
      <w:pPr>
        <w:adjustRightInd w:val="0"/>
        <w:snapToGrid w:val="0"/>
        <w:spacing w:line="360" w:lineRule="auto"/>
        <w:jc w:val="center"/>
        <w:rPr>
          <w:rFonts w:ascii="Times New Roman" w:hAnsi="Times New Roman" w:cs="Times New Roman"/>
        </w:rPr>
      </w:pPr>
      <w:r>
        <w:rPr>
          <w:rFonts w:ascii="Times New Roman" w:hAnsi="Times New Roman" w:cs="Times New Roman"/>
          <w:b/>
          <w:bCs/>
          <w:sz w:val="50"/>
          <w:szCs w:val="50"/>
        </w:rPr>
        <w:t>词汇与语法量表</w:t>
      </w:r>
      <w:proofErr w:type="gramStart"/>
      <w:r>
        <w:rPr>
          <w:rFonts w:ascii="Times New Roman" w:hAnsi="Times New Roman" w:cs="Times New Roman"/>
          <w:b/>
          <w:bCs/>
          <w:sz w:val="50"/>
          <w:szCs w:val="50"/>
        </w:rPr>
        <w:t>研制结项报告</w:t>
      </w:r>
      <w:proofErr w:type="gramEnd"/>
    </w:p>
    <w:p w:rsidR="00C905BA" w:rsidRDefault="00011222">
      <w:pPr>
        <w:adjustRightInd w:val="0"/>
        <w:snapToGrid w:val="0"/>
        <w:spacing w:line="360" w:lineRule="auto"/>
        <w:jc w:val="center"/>
        <w:rPr>
          <w:rFonts w:ascii="Times New Roman" w:hAnsi="Times New Roman" w:cs="Times New Roman"/>
          <w:i/>
          <w:iCs/>
          <w:sz w:val="20"/>
          <w:szCs w:val="20"/>
        </w:rPr>
      </w:pPr>
      <w:r>
        <w:rPr>
          <w:rFonts w:ascii="Times New Roman" w:hAnsi="Times New Roman" w:cs="Times New Roman"/>
          <w:i/>
          <w:iCs/>
          <w:sz w:val="20"/>
          <w:szCs w:val="20"/>
        </w:rPr>
        <w:t>Development of ACTFL-Aligned Chinese Vocabulary and Grammar Proficiency Scales for U.S. K-12 Chinese Language Education: Final Report</w:t>
      </w: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C905BA">
      <w:pPr>
        <w:adjustRightInd w:val="0"/>
        <w:snapToGrid w:val="0"/>
        <w:spacing w:line="360" w:lineRule="auto"/>
        <w:jc w:val="center"/>
        <w:rPr>
          <w:rFonts w:ascii="Times New Roman" w:hAnsi="Times New Roman" w:cs="Times New Roman"/>
          <w:i/>
          <w:iCs/>
          <w:sz w:val="20"/>
          <w:szCs w:val="20"/>
        </w:rPr>
      </w:pPr>
    </w:p>
    <w:p w:rsidR="00C905BA" w:rsidRDefault="00011222">
      <w:pPr>
        <w:adjustRightInd w:val="0"/>
        <w:snapToGrid w:val="0"/>
        <w:spacing w:line="360" w:lineRule="auto"/>
        <w:jc w:val="center"/>
        <w:rPr>
          <w:rFonts w:ascii="Times New Roman" w:hAnsi="Times New Roman" w:cs="Times New Roman"/>
          <w:sz w:val="28"/>
          <w:szCs w:val="28"/>
        </w:rPr>
      </w:pPr>
      <w:r>
        <w:rPr>
          <w:rFonts w:ascii="Times New Roman" w:hAnsi="Times New Roman" w:cs="Times New Roman"/>
          <w:sz w:val="28"/>
          <w:szCs w:val="28"/>
        </w:rPr>
        <w:t>教育部中外语言交流合作中心</w:t>
      </w:r>
    </w:p>
    <w:p w:rsidR="00C905BA" w:rsidRDefault="00011222">
      <w:pPr>
        <w:adjustRightInd w:val="0"/>
        <w:snapToGrid w:val="0"/>
        <w:spacing w:line="360" w:lineRule="auto"/>
        <w:jc w:val="center"/>
        <w:rPr>
          <w:rFonts w:ascii="Times New Roman" w:hAnsi="Times New Roman" w:cs="Times New Roman"/>
        </w:rPr>
      </w:pPr>
      <w:r>
        <w:rPr>
          <w:rFonts w:ascii="Times New Roman" w:hAnsi="Times New Roman" w:cs="Times New Roman"/>
          <w:color w:val="606060"/>
        </w:rPr>
        <w:t>2026</w:t>
      </w:r>
      <w:r>
        <w:rPr>
          <w:rFonts w:ascii="Times New Roman" w:hAnsi="Times New Roman" w:cs="Times New Roman"/>
          <w:color w:val="606060"/>
        </w:rPr>
        <w:t>年</w:t>
      </w:r>
      <w:r>
        <w:rPr>
          <w:rFonts w:ascii="Times New Roman" w:hAnsi="Times New Roman" w:cs="Times New Roman"/>
          <w:color w:val="606060"/>
        </w:rPr>
        <w:t>3</w:t>
      </w:r>
      <w:r>
        <w:rPr>
          <w:rFonts w:ascii="Times New Roman" w:hAnsi="Times New Roman" w:cs="Times New Roman"/>
          <w:color w:val="606060"/>
        </w:rPr>
        <w:t>月</w:t>
      </w:r>
    </w:p>
    <w:p w:rsidR="00C905BA" w:rsidRDefault="00C905BA">
      <w:pPr>
        <w:adjustRightInd w:val="0"/>
        <w:snapToGrid w:val="0"/>
        <w:spacing w:line="360" w:lineRule="auto"/>
        <w:rPr>
          <w:rFonts w:ascii="Times New Roman" w:hAnsi="Times New Roman" w:cs="Times New Roman"/>
        </w:rPr>
      </w:pP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br w:type="page"/>
      </w:r>
    </w:p>
    <w:p w:rsidR="00C905BA" w:rsidRDefault="00011222">
      <w:pPr>
        <w:widowControl/>
        <w:kinsoku w:val="0"/>
        <w:autoSpaceDE w:val="0"/>
        <w:autoSpaceDN w:val="0"/>
        <w:adjustRightInd w:val="0"/>
        <w:snapToGrid w:val="0"/>
        <w:spacing w:line="360" w:lineRule="auto"/>
        <w:jc w:val="center"/>
        <w:textAlignment w:val="baseline"/>
        <w:outlineLvl w:val="0"/>
        <w:rPr>
          <w:rFonts w:ascii="Times New Roman" w:hAnsi="Times New Roman" w:cs="Times New Roman"/>
          <w:b/>
          <w:bCs/>
          <w:snapToGrid w:val="0"/>
          <w:color w:val="000000"/>
          <w:spacing w:val="-5"/>
          <w:sz w:val="31"/>
          <w:szCs w:val="31"/>
          <w:lang w:eastAsia="en-US"/>
        </w:rPr>
      </w:pPr>
      <w:proofErr w:type="spellStart"/>
      <w:r>
        <w:rPr>
          <w:rFonts w:ascii="Times New Roman" w:hAnsi="Times New Roman" w:cs="Times New Roman"/>
          <w:b/>
          <w:bCs/>
          <w:snapToGrid w:val="0"/>
          <w:color w:val="000000"/>
          <w:spacing w:val="-5"/>
          <w:sz w:val="31"/>
          <w:szCs w:val="31"/>
          <w:lang w:eastAsia="en-US"/>
        </w:rPr>
        <w:lastRenderedPageBreak/>
        <w:t>摘要</w:t>
      </w:r>
      <w:proofErr w:type="spellEnd"/>
    </w:p>
    <w:p w:rsidR="00C905BA" w:rsidRDefault="00011222">
      <w:pPr>
        <w:adjustRightInd w:val="0"/>
        <w:snapToGrid w:val="0"/>
        <w:spacing w:line="360" w:lineRule="auto"/>
        <w:jc w:val="center"/>
        <w:rPr>
          <w:rFonts w:ascii="Times New Roman" w:hAnsi="Times New Roman" w:cs="Times New Roman"/>
        </w:rPr>
      </w:pPr>
      <w:r>
        <w:rPr>
          <w:rFonts w:ascii="Times New Roman" w:hAnsi="Times New Roman" w:cs="Times New Roman" w:hint="eastAsia"/>
        </w:rPr>
        <w:t>……</w:t>
      </w:r>
    </w:p>
    <w:p w:rsidR="00C905BA" w:rsidRDefault="00011222">
      <w:pPr>
        <w:numPr>
          <w:ilvl w:val="0"/>
          <w:numId w:val="1"/>
        </w:numPr>
        <w:adjustRightInd w:val="0"/>
        <w:snapToGrid w:val="0"/>
        <w:spacing w:line="360" w:lineRule="auto"/>
        <w:outlineLvl w:val="0"/>
        <w:rPr>
          <w:rFonts w:ascii="Times New Roman" w:hAnsi="Times New Roman" w:cs="Times New Roman"/>
          <w:b/>
          <w:bCs/>
          <w:sz w:val="28"/>
          <w:szCs w:val="28"/>
        </w:rPr>
      </w:pPr>
      <w:r>
        <w:rPr>
          <w:rFonts w:ascii="Times New Roman" w:hAnsi="Times New Roman" w:cs="Times New Roman"/>
          <w:b/>
          <w:bCs/>
          <w:sz w:val="28"/>
          <w:szCs w:val="28"/>
        </w:rPr>
        <w:t>研制背景</w:t>
      </w:r>
    </w:p>
    <w:p w:rsidR="00C905BA" w:rsidRDefault="00011222">
      <w:pPr>
        <w:pStyle w:val="2"/>
        <w:adjustRightInd w:val="0"/>
        <w:snapToGrid w:val="0"/>
        <w:spacing w:before="0" w:after="0" w:line="360" w:lineRule="auto"/>
        <w:rPr>
          <w:rFonts w:ascii="Times New Roman" w:hAnsi="Times New Roman" w:cs="Times New Roman"/>
          <w:sz w:val="24"/>
          <w:szCs w:val="24"/>
        </w:rPr>
      </w:pPr>
      <w:r>
        <w:rPr>
          <w:rFonts w:ascii="Times New Roman" w:hAnsi="Times New Roman" w:cs="Times New Roman"/>
          <w:sz w:val="24"/>
          <w:szCs w:val="24"/>
        </w:rPr>
        <w:t xml:space="preserve">1.1 </w:t>
      </w:r>
      <w:r>
        <w:rPr>
          <w:rFonts w:ascii="Times New Roman" w:hAnsi="Times New Roman" w:cs="Times New Roman"/>
          <w:sz w:val="24"/>
          <w:szCs w:val="24"/>
        </w:rPr>
        <w:t>美国中文教育的政策背景</w:t>
      </w:r>
    </w:p>
    <w:p w:rsidR="00C905BA" w:rsidRDefault="009A2536">
      <w:pPr>
        <w:adjustRightInd w:val="0"/>
        <w:snapToGrid w:val="0"/>
        <w:spacing w:line="360" w:lineRule="auto"/>
        <w:ind w:firstLineChars="200" w:firstLine="440"/>
        <w:rPr>
          <w:rFonts w:ascii="Times New Roman" w:hAnsi="Times New Roman" w:cs="Times New Roman"/>
        </w:rPr>
      </w:pPr>
      <w:moveToRangeStart w:id="0" w:author="Think" w:date="2026-03-23T18:42:00Z" w:name="move225183738"/>
      <w:moveTo w:id="1" w:author="Think" w:date="2026-03-23T18:42:00Z">
        <w:r>
          <w:rPr>
            <w:rFonts w:ascii="Times New Roman" w:hAnsi="Times New Roman" w:cs="Times New Roman"/>
          </w:rPr>
          <w:t>美国中文教育已有</w:t>
        </w:r>
        <w:r>
          <w:rPr>
            <w:rFonts w:ascii="Times New Roman" w:hAnsi="Times New Roman" w:cs="Times New Roman"/>
          </w:rPr>
          <w:t>140</w:t>
        </w:r>
        <w:r>
          <w:rPr>
            <w:rFonts w:ascii="Times New Roman" w:hAnsi="Times New Roman" w:cs="Times New Roman"/>
          </w:rPr>
          <w:t>余年历史，已深植于从基础教育到高等教育的国民教育体系，形成了相对完善的教学结构。</w:t>
        </w:r>
      </w:moveTo>
      <w:moveToRangeEnd w:id="0"/>
      <w:r w:rsidR="00011222">
        <w:rPr>
          <w:rFonts w:ascii="Times New Roman" w:hAnsi="Times New Roman" w:cs="Times New Roman"/>
        </w:rPr>
        <w:t>中文自</w:t>
      </w:r>
      <w:r w:rsidR="00011222">
        <w:rPr>
          <w:rFonts w:ascii="Times New Roman" w:hAnsi="Times New Roman" w:cs="Times New Roman"/>
        </w:rPr>
        <w:t>21</w:t>
      </w:r>
      <w:r w:rsidR="00011222">
        <w:rPr>
          <w:rFonts w:ascii="Times New Roman" w:hAnsi="Times New Roman" w:cs="Times New Roman"/>
        </w:rPr>
        <w:t>世纪初被美国</w:t>
      </w:r>
      <w:r w:rsidR="00011222">
        <w:rPr>
          <w:rFonts w:hint="eastAsia"/>
        </w:rPr>
        <w:t>联邦政府纳入“关键语言”</w:t>
      </w:r>
      <w:r w:rsidR="00011222">
        <w:rPr>
          <w:rFonts w:ascii="Times New Roman" w:hAnsi="Times New Roman" w:cs="Times New Roman"/>
        </w:rPr>
        <w:t>（</w:t>
      </w:r>
      <w:r w:rsidR="00011222">
        <w:rPr>
          <w:rFonts w:ascii="Times New Roman" w:hAnsi="Times New Roman" w:cs="Times New Roman"/>
        </w:rPr>
        <w:t>Critical Language</w:t>
      </w:r>
      <w:r w:rsidR="00011222">
        <w:rPr>
          <w:rFonts w:ascii="Times New Roman" w:hAnsi="Times New Roman" w:cs="Times New Roman"/>
        </w:rPr>
        <w:t>）</w:t>
      </w:r>
      <w:r w:rsidR="00011222">
        <w:rPr>
          <w:rFonts w:ascii="Times New Roman" w:hAnsi="Times New Roman" w:cs="Times New Roman" w:hint="eastAsia"/>
        </w:rPr>
        <w:t>目录</w:t>
      </w:r>
      <w:r w:rsidR="00011222">
        <w:rPr>
          <w:rFonts w:ascii="Times New Roman" w:hAnsi="Times New Roman" w:cs="Times New Roman"/>
        </w:rPr>
        <w:t>。根据美国现代语言学会（</w:t>
      </w:r>
      <w:r w:rsidR="00011222">
        <w:rPr>
          <w:rFonts w:ascii="Times New Roman" w:hAnsi="Times New Roman" w:cs="Times New Roman"/>
        </w:rPr>
        <w:t>MLA</w:t>
      </w:r>
      <w:r w:rsidR="00011222">
        <w:rPr>
          <w:rFonts w:ascii="Times New Roman" w:hAnsi="Times New Roman" w:cs="Times New Roman"/>
        </w:rPr>
        <w:t>）</w:t>
      </w:r>
      <w:r w:rsidR="00011222">
        <w:rPr>
          <w:rFonts w:ascii="Times New Roman" w:hAnsi="Times New Roman" w:cs="Times New Roman"/>
        </w:rPr>
        <w:t>2021</w:t>
      </w:r>
      <w:r w:rsidR="00011222">
        <w:rPr>
          <w:rFonts w:ascii="Times New Roman" w:hAnsi="Times New Roman" w:cs="Times New Roman"/>
        </w:rPr>
        <w:t>年调查，中文在美高校外语课程注册人数达</w:t>
      </w:r>
      <w:r w:rsidR="00011222">
        <w:rPr>
          <w:rFonts w:ascii="Times New Roman" w:hAnsi="Times New Roman" w:cs="Times New Roman"/>
        </w:rPr>
        <w:t>46492</w:t>
      </w:r>
      <w:r w:rsidR="00011222">
        <w:rPr>
          <w:rFonts w:ascii="Times New Roman" w:hAnsi="Times New Roman" w:cs="Times New Roman"/>
        </w:rPr>
        <w:t>人，位居第六；美国国际教育委员会</w:t>
      </w:r>
      <w:r w:rsidR="00011222">
        <w:rPr>
          <w:rFonts w:ascii="Times New Roman" w:hAnsi="Times New Roman" w:cs="Times New Roman"/>
        </w:rPr>
        <w:t>2017</w:t>
      </w:r>
      <w:r w:rsidR="00011222">
        <w:rPr>
          <w:rFonts w:ascii="Times New Roman" w:hAnsi="Times New Roman" w:cs="Times New Roman"/>
        </w:rPr>
        <w:t>年报告显示</w:t>
      </w:r>
      <w:r w:rsidR="00011222">
        <w:rPr>
          <w:rFonts w:ascii="Times New Roman" w:hAnsi="Times New Roman" w:cs="Times New Roman"/>
        </w:rPr>
        <w:t>K-12</w:t>
      </w:r>
      <w:r w:rsidR="00011222">
        <w:rPr>
          <w:rFonts w:ascii="Times New Roman" w:hAnsi="Times New Roman" w:cs="Times New Roman"/>
        </w:rPr>
        <w:t>约</w:t>
      </w:r>
      <w:r w:rsidR="00011222">
        <w:rPr>
          <w:rFonts w:ascii="Times New Roman" w:hAnsi="Times New Roman" w:cs="Times New Roman"/>
        </w:rPr>
        <w:t>46727</w:t>
      </w:r>
      <w:r w:rsidR="00011222">
        <w:rPr>
          <w:rFonts w:ascii="Times New Roman" w:hAnsi="Times New Roman" w:cs="Times New Roman"/>
        </w:rPr>
        <w:t>名学生注册中文课程；皮尤研究中心</w:t>
      </w:r>
      <w:r w:rsidR="00011222">
        <w:rPr>
          <w:rFonts w:ascii="Times New Roman" w:hAnsi="Times New Roman" w:cs="Times New Roman"/>
        </w:rPr>
        <w:t>2019</w:t>
      </w:r>
      <w:r w:rsidR="00011222">
        <w:rPr>
          <w:rFonts w:ascii="Times New Roman" w:hAnsi="Times New Roman" w:cs="Times New Roman"/>
        </w:rPr>
        <w:t>年数据显示美国约</w:t>
      </w:r>
      <w:r w:rsidR="00011222">
        <w:rPr>
          <w:rFonts w:ascii="Times New Roman" w:hAnsi="Times New Roman" w:cs="Times New Roman"/>
        </w:rPr>
        <w:t>540</w:t>
      </w:r>
      <w:r w:rsidR="00011222">
        <w:rPr>
          <w:rFonts w:ascii="Times New Roman" w:hAnsi="Times New Roman" w:cs="Times New Roman"/>
        </w:rPr>
        <w:t>万美籍华人，其中</w:t>
      </w:r>
      <w:r w:rsidR="00011222">
        <w:rPr>
          <w:rFonts w:ascii="Times New Roman" w:hAnsi="Times New Roman" w:cs="Times New Roman"/>
        </w:rPr>
        <w:t>51%</w:t>
      </w:r>
      <w:r w:rsidR="00011222">
        <w:rPr>
          <w:rFonts w:ascii="Times New Roman" w:hAnsi="Times New Roman" w:cs="Times New Roman"/>
        </w:rPr>
        <w:t>从事专业技术和管理工作（伍晨辰、梁宇，</w:t>
      </w:r>
      <w:r w:rsidR="00011222">
        <w:rPr>
          <w:rFonts w:ascii="Times New Roman" w:hAnsi="Times New Roman" w:cs="Times New Roman"/>
        </w:rPr>
        <w:t>2023</w:t>
      </w:r>
      <w:r w:rsidR="00011222">
        <w:rPr>
          <w:rFonts w:ascii="Times New Roman" w:hAnsi="Times New Roman" w:cs="Times New Roman"/>
        </w:rPr>
        <w:t>）。</w:t>
      </w:r>
      <w:r w:rsidR="00011222">
        <w:rPr>
          <w:rFonts w:ascii="Times New Roman" w:hAnsi="Times New Roman" w:cs="Times New Roman"/>
        </w:rPr>
        <w:t>AP</w:t>
      </w:r>
      <w:r w:rsidR="00011222">
        <w:rPr>
          <w:rFonts w:ascii="Times New Roman" w:hAnsi="Times New Roman" w:cs="Times New Roman"/>
        </w:rPr>
        <w:t>中文</w:t>
      </w:r>
      <w:r w:rsidR="00011222">
        <w:rPr>
          <w:rFonts w:ascii="Times New Roman" w:hAnsi="Times New Roman" w:cs="Times New Roman"/>
        </w:rPr>
        <w:t>2021</w:t>
      </w:r>
      <w:r w:rsidR="00011222">
        <w:rPr>
          <w:rFonts w:ascii="Times New Roman" w:hAnsi="Times New Roman" w:cs="Times New Roman"/>
        </w:rPr>
        <w:t>年参</w:t>
      </w:r>
      <w:ins w:id="2" w:author="Think" w:date="2026-03-23T18:41:00Z">
        <w:r>
          <w:rPr>
            <w:rFonts w:ascii="Times New Roman" w:hAnsi="Times New Roman" w:cs="Times New Roman" w:hint="eastAsia"/>
          </w:rPr>
          <w:t>加</w:t>
        </w:r>
      </w:ins>
      <w:r w:rsidR="00011222">
        <w:rPr>
          <w:rFonts w:ascii="Times New Roman" w:hAnsi="Times New Roman" w:cs="Times New Roman"/>
        </w:rPr>
        <w:t>考</w:t>
      </w:r>
      <w:ins w:id="3" w:author="Think" w:date="2026-03-23T18:41:00Z">
        <w:r>
          <w:rPr>
            <w:rFonts w:ascii="Times New Roman" w:hAnsi="Times New Roman" w:cs="Times New Roman" w:hint="eastAsia"/>
          </w:rPr>
          <w:t>试</w:t>
        </w:r>
      </w:ins>
      <w:r w:rsidR="00011222">
        <w:rPr>
          <w:rFonts w:ascii="Times New Roman" w:hAnsi="Times New Roman" w:cs="Times New Roman"/>
        </w:rPr>
        <w:t>人数达</w:t>
      </w:r>
      <w:r w:rsidR="00011222">
        <w:rPr>
          <w:rFonts w:ascii="Times New Roman" w:hAnsi="Times New Roman" w:cs="Times New Roman"/>
        </w:rPr>
        <w:t>9879</w:t>
      </w:r>
      <w:r w:rsidR="00011222">
        <w:rPr>
          <w:rFonts w:ascii="Times New Roman" w:hAnsi="Times New Roman" w:cs="Times New Roman"/>
        </w:rPr>
        <w:t>人，平均分</w:t>
      </w:r>
      <w:r w:rsidR="00011222">
        <w:rPr>
          <w:rFonts w:ascii="Times New Roman" w:hAnsi="Times New Roman" w:cs="Times New Roman"/>
        </w:rPr>
        <w:t>761</w:t>
      </w:r>
      <w:r w:rsidR="00011222">
        <w:rPr>
          <w:rFonts w:ascii="Times New Roman" w:hAnsi="Times New Roman" w:cs="Times New Roman"/>
        </w:rPr>
        <w:t>分（满分</w:t>
      </w:r>
      <w:r w:rsidR="00011222">
        <w:rPr>
          <w:rFonts w:ascii="Times New Roman" w:hAnsi="Times New Roman" w:cs="Times New Roman"/>
        </w:rPr>
        <w:t>800</w:t>
      </w:r>
      <w:r w:rsidR="00011222">
        <w:rPr>
          <w:rFonts w:ascii="Times New Roman" w:hAnsi="Times New Roman" w:cs="Times New Roman"/>
        </w:rPr>
        <w:t>）。</w:t>
      </w:r>
      <w:moveFromRangeStart w:id="4" w:author="Think" w:date="2026-03-23T18:42:00Z" w:name="move225183738"/>
      <w:moveFrom w:id="5" w:author="Think" w:date="2026-03-23T18:42:00Z">
        <w:r w:rsidR="00011222" w:rsidDel="009A2536">
          <w:rPr>
            <w:rFonts w:ascii="Times New Roman" w:hAnsi="Times New Roman" w:cs="Times New Roman"/>
          </w:rPr>
          <w:t>美国中文教育已有</w:t>
        </w:r>
        <w:r w:rsidR="00011222" w:rsidDel="009A2536">
          <w:rPr>
            <w:rFonts w:ascii="Times New Roman" w:hAnsi="Times New Roman" w:cs="Times New Roman"/>
          </w:rPr>
          <w:t>140</w:t>
        </w:r>
        <w:r w:rsidR="00011222" w:rsidDel="009A2536">
          <w:rPr>
            <w:rFonts w:ascii="Times New Roman" w:hAnsi="Times New Roman" w:cs="Times New Roman"/>
          </w:rPr>
          <w:t>余年历史，已深植于从基础教育到高等教育的国民教育体系，形成了相对完善的教学结构。</w:t>
        </w:r>
      </w:moveFrom>
      <w:moveFromRangeEnd w:id="4"/>
      <w:r w:rsidR="00011222">
        <w:rPr>
          <w:rFonts w:ascii="Times New Roman" w:hAnsi="Times New Roman" w:cs="Times New Roman"/>
        </w:rPr>
        <w:t>尽管美国已在</w:t>
      </w:r>
      <w:r w:rsidR="00011222">
        <w:rPr>
          <w:rFonts w:ascii="Times New Roman" w:hAnsi="Times New Roman" w:cs="Times New Roman"/>
        </w:rPr>
        <w:t>2015</w:t>
      </w:r>
      <w:r w:rsidR="00011222">
        <w:rPr>
          <w:rFonts w:ascii="Times New Roman" w:hAnsi="Times New Roman" w:cs="Times New Roman"/>
        </w:rPr>
        <w:t>年推</w:t>
      </w:r>
      <w:r w:rsidR="00011222">
        <w:rPr>
          <w:rFonts w:hint="eastAsia"/>
        </w:rPr>
        <w:t>行“通用核心”教学大纲</w:t>
      </w:r>
      <w:r w:rsidR="00011222">
        <w:rPr>
          <w:rFonts w:ascii="Times New Roman" w:hAnsi="Times New Roman" w:cs="Times New Roman"/>
        </w:rPr>
        <w:t>（</w:t>
      </w:r>
      <w:r w:rsidR="00011222">
        <w:rPr>
          <w:rFonts w:ascii="Times New Roman" w:hAnsi="Times New Roman" w:cs="Times New Roman"/>
        </w:rPr>
        <w:t>Common Core Standards</w:t>
      </w:r>
      <w:r w:rsidR="00011222">
        <w:rPr>
          <w:rFonts w:ascii="Times New Roman" w:hAnsi="Times New Roman" w:cs="Times New Roman"/>
        </w:rPr>
        <w:t>），各州和学区可据此因地制宜制定课程内容，但至今几乎尚未制定专门针对中文或沉浸式中文教育的具体标准（雷歌、吴应辉，</w:t>
      </w:r>
      <w:r w:rsidR="00011222">
        <w:rPr>
          <w:rFonts w:ascii="Times New Roman" w:hAnsi="Times New Roman" w:cs="Times New Roman"/>
        </w:rPr>
        <w:t>2024</w:t>
      </w:r>
      <w:r w:rsidR="00011222">
        <w:rPr>
          <w:rFonts w:ascii="Times New Roman" w:hAnsi="Times New Roman" w:cs="Times New Roman"/>
        </w:rPr>
        <w:t>）</w:t>
      </w:r>
      <w:r w:rsidR="00011222">
        <w:rPr>
          <w:rFonts w:ascii="Times New Roman" w:hAnsi="Times New Roman" w:cs="Times New Roman" w:hint="eastAsia"/>
        </w:rPr>
        <w:t>。而</w:t>
      </w:r>
      <w:r w:rsidR="00011222">
        <w:rPr>
          <w:rFonts w:ascii="Times New Roman" w:hAnsi="Times New Roman" w:cs="Times New Roman"/>
        </w:rPr>
        <w:t>在评估层面，</w:t>
      </w:r>
      <w:r w:rsidR="00011222">
        <w:rPr>
          <w:rFonts w:ascii="Times New Roman" w:hAnsi="Times New Roman" w:cs="Times New Roman"/>
        </w:rPr>
        <w:t>AP</w:t>
      </w:r>
      <w:r w:rsidR="00011222">
        <w:rPr>
          <w:rFonts w:ascii="Times New Roman" w:hAnsi="Times New Roman" w:cs="Times New Roman"/>
        </w:rPr>
        <w:t>中文、</w:t>
      </w:r>
      <w:r w:rsidR="00011222">
        <w:rPr>
          <w:rFonts w:ascii="Times New Roman" w:hAnsi="Times New Roman" w:cs="Times New Roman"/>
        </w:rPr>
        <w:t>IB</w:t>
      </w:r>
      <w:r w:rsidR="00011222">
        <w:rPr>
          <w:rFonts w:ascii="Times New Roman" w:hAnsi="Times New Roman" w:cs="Times New Roman"/>
        </w:rPr>
        <w:t>中文、</w:t>
      </w:r>
      <w:r w:rsidR="00011222">
        <w:rPr>
          <w:rFonts w:ascii="Times New Roman" w:hAnsi="Times New Roman" w:cs="Times New Roman"/>
        </w:rPr>
        <w:t>ACTFL OPI</w:t>
      </w:r>
      <w:r w:rsidR="00011222">
        <w:rPr>
          <w:rFonts w:ascii="Times New Roman" w:hAnsi="Times New Roman" w:cs="Times New Roman"/>
        </w:rPr>
        <w:t>及</w:t>
      </w:r>
      <w:r w:rsidR="00011222">
        <w:rPr>
          <w:rFonts w:ascii="Times New Roman" w:hAnsi="Times New Roman" w:cs="Times New Roman"/>
        </w:rPr>
        <w:t>Avant STAMP 4S</w:t>
      </w:r>
      <w:r w:rsidR="00011222">
        <w:rPr>
          <w:rFonts w:ascii="Times New Roman" w:hAnsi="Times New Roman" w:cs="Times New Roman"/>
        </w:rPr>
        <w:t>等多套体系并行，形成了规模可观但缺乏统一语言要素参照框架的教学生态。</w:t>
      </w:r>
    </w:p>
    <w:p w:rsidR="00C905BA" w:rsidRDefault="00011222">
      <w:pPr>
        <w:pStyle w:val="2"/>
        <w:adjustRightInd w:val="0"/>
        <w:snapToGrid w:val="0"/>
        <w:spacing w:before="0" w:after="0" w:line="360" w:lineRule="auto"/>
        <w:rPr>
          <w:rFonts w:ascii="Times New Roman" w:hAnsi="Times New Roman" w:cs="Times New Roman"/>
          <w:sz w:val="24"/>
          <w:szCs w:val="24"/>
        </w:rPr>
      </w:pPr>
      <w:r>
        <w:rPr>
          <w:rFonts w:ascii="Times New Roman" w:hAnsi="Times New Roman" w:cs="Times New Roman"/>
          <w:sz w:val="24"/>
          <w:szCs w:val="24"/>
        </w:rPr>
        <w:t>1.2 ACTFL</w:t>
      </w:r>
      <w:r>
        <w:rPr>
          <w:rFonts w:ascii="Times New Roman" w:hAnsi="Times New Roman" w:cs="Times New Roman"/>
          <w:sz w:val="24"/>
          <w:szCs w:val="24"/>
        </w:rPr>
        <w:t>标准体系与核心缺口</w:t>
      </w:r>
    </w:p>
    <w:p w:rsidR="00C905BA" w:rsidRPr="009A2536" w:rsidRDefault="00011222">
      <w:pPr>
        <w:adjustRightInd w:val="0"/>
        <w:snapToGrid w:val="0"/>
        <w:spacing w:line="360" w:lineRule="auto"/>
        <w:ind w:firstLineChars="200" w:firstLine="440"/>
        <w:jc w:val="left"/>
        <w:rPr>
          <w:rPrChange w:id="6" w:author="Think" w:date="2026-03-23T18:47:00Z">
            <w:rPr>
              <w:rFonts w:ascii="Times New Roman" w:eastAsia="Times New Roman" w:hAnsi="Times New Roman" w:cs="Times New Roman"/>
              <w:snapToGrid w:val="0"/>
              <w:color w:val="000000"/>
              <w:spacing w:val="2"/>
              <w:sz w:val="24"/>
              <w:szCs w:val="24"/>
            </w:rPr>
          </w:rPrChange>
        </w:rPr>
      </w:pPr>
      <w:r>
        <w:rPr>
          <w:rFonts w:ascii="Times New Roman" w:hAnsi="Times New Roman" w:cs="Times New Roman"/>
        </w:rPr>
        <w:t>美国中文教育的能力框架主要依赖</w:t>
      </w:r>
      <w:r>
        <w:rPr>
          <w:rFonts w:ascii="Times New Roman" w:hAnsi="Times New Roman" w:cs="Times New Roman"/>
        </w:rPr>
        <w:t>ACTFL</w:t>
      </w:r>
      <w:r>
        <w:rPr>
          <w:rFonts w:ascii="Times New Roman" w:hAnsi="Times New Roman" w:cs="Times New Roman"/>
        </w:rPr>
        <w:t>系列标准</w:t>
      </w:r>
      <w:r>
        <w:rPr>
          <w:rFonts w:ascii="Times New Roman" w:hAnsi="Times New Roman" w:cs="Times New Roman" w:hint="eastAsia"/>
        </w:rPr>
        <w:t>，其</w:t>
      </w:r>
      <w:r>
        <w:rPr>
          <w:rFonts w:ascii="Times New Roman" w:hAnsi="Times New Roman" w:cs="Times New Roman"/>
        </w:rPr>
        <w:t>历史可追溯至</w:t>
      </w:r>
      <w:proofErr w:type="gramStart"/>
      <w:r>
        <w:rPr>
          <w:rFonts w:ascii="Times New Roman" w:hAnsi="Times New Roman" w:cs="Times New Roman"/>
        </w:rPr>
        <w:t>1970</w:t>
      </w:r>
      <w:proofErr w:type="gramEnd"/>
      <w:r>
        <w:rPr>
          <w:rFonts w:ascii="Times New Roman" w:hAnsi="Times New Roman" w:cs="Times New Roman"/>
        </w:rPr>
        <w:t>年代末期。</w:t>
      </w:r>
      <w:r>
        <w:rPr>
          <w:rFonts w:ascii="Times New Roman" w:hAnsi="Times New Roman" w:cs="Times New Roman"/>
        </w:rPr>
        <w:t>1978</w:t>
      </w:r>
      <w:r>
        <w:rPr>
          <w:rFonts w:ascii="Times New Roman" w:hAnsi="Times New Roman" w:cs="Times New Roman"/>
        </w:rPr>
        <w:t>年，</w:t>
      </w:r>
      <w:r>
        <w:rPr>
          <w:rFonts w:ascii="Times New Roman" w:hAnsi="Times New Roman" w:cs="Times New Roman"/>
        </w:rPr>
        <w:t>ACTFL</w:t>
      </w:r>
      <w:r>
        <w:rPr>
          <w:rFonts w:ascii="Times New Roman" w:hAnsi="Times New Roman" w:cs="Times New Roman"/>
        </w:rPr>
        <w:t>获得美国教育部国际外语教育项目拨款，</w:t>
      </w:r>
      <w:ins w:id="7" w:author="Think" w:date="2026-03-23T18:43:00Z">
        <w:r w:rsidR="009A2536">
          <w:rPr>
            <w:rFonts w:ascii="Times New Roman" w:hAnsi="Times New Roman" w:cs="Times New Roman" w:hint="eastAsia"/>
          </w:rPr>
          <w:t>受</w:t>
        </w:r>
      </w:ins>
      <w:r>
        <w:rPr>
          <w:rFonts w:ascii="Times New Roman" w:hAnsi="Times New Roman" w:cs="Times New Roman"/>
        </w:rPr>
        <w:t>委托开发面向学术教育情境的语言能力等级描述，以补充此前</w:t>
      </w:r>
      <w:proofErr w:type="gramStart"/>
      <w:r>
        <w:rPr>
          <w:rFonts w:ascii="Times New Roman" w:hAnsi="Times New Roman" w:cs="Times New Roman"/>
        </w:rPr>
        <w:t>仅服务</w:t>
      </w:r>
      <w:proofErr w:type="gramEnd"/>
      <w:r>
        <w:rPr>
          <w:rFonts w:ascii="Times New Roman" w:hAnsi="Times New Roman" w:cs="Times New Roman"/>
        </w:rPr>
        <w:t>于政府情报机构的美国政府跨部门语言圆桌会议量表（</w:t>
      </w:r>
      <w:r>
        <w:rPr>
          <w:rFonts w:ascii="Times New Roman" w:hAnsi="Times New Roman" w:cs="Times New Roman"/>
        </w:rPr>
        <w:t>Interagency Language Roundtable Scale</w:t>
      </w:r>
      <w:r>
        <w:rPr>
          <w:rFonts w:ascii="Times New Roman" w:hAnsi="Times New Roman" w:cs="Times New Roman"/>
        </w:rPr>
        <w:t>，</w:t>
      </w:r>
      <w:r>
        <w:rPr>
          <w:rFonts w:ascii="Times New Roman" w:hAnsi="Times New Roman" w:cs="Times New Roman"/>
        </w:rPr>
        <w:t>ILR Scale</w:t>
      </w:r>
      <w:r>
        <w:rPr>
          <w:rFonts w:ascii="Times New Roman" w:hAnsi="Times New Roman" w:cs="Times New Roman"/>
        </w:rPr>
        <w:t>）。</w:t>
      </w:r>
      <w:r>
        <w:rPr>
          <w:rFonts w:ascii="Times New Roman" w:hAnsi="Times New Roman" w:cs="Times New Roman"/>
        </w:rPr>
        <w:t>ILR</w:t>
      </w:r>
      <w:r>
        <w:rPr>
          <w:rFonts w:ascii="Times New Roman" w:hAnsi="Times New Roman" w:cs="Times New Roman"/>
        </w:rPr>
        <w:t>量表采用数字编码、且在初级</w:t>
      </w:r>
      <w:proofErr w:type="gramStart"/>
      <w:r>
        <w:rPr>
          <w:rFonts w:ascii="Times New Roman" w:hAnsi="Times New Roman" w:cs="Times New Roman"/>
        </w:rPr>
        <w:t>段缺乏</w:t>
      </w:r>
      <w:proofErr w:type="gramEnd"/>
      <w:r>
        <w:rPr>
          <w:rFonts w:ascii="Times New Roman" w:hAnsi="Times New Roman" w:cs="Times New Roman"/>
        </w:rPr>
        <w:t>足够细分，难以直接适用于课堂教学（</w:t>
      </w:r>
      <w:r>
        <w:rPr>
          <w:rFonts w:ascii="Times New Roman" w:hAnsi="Times New Roman" w:cs="Times New Roman"/>
        </w:rPr>
        <w:t>ACTFL</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w:t>
      </w:r>
      <w:del w:id="8" w:author="Think" w:date="2026-03-23T18:43:00Z">
        <w:r w:rsidDel="009A2536">
          <w:rPr>
            <w:rFonts w:ascii="Times New Roman" w:hAnsi="Times New Roman" w:cs="Times New Roman"/>
          </w:rPr>
          <w:delText>经</w:delText>
        </w:r>
      </w:del>
      <w:ins w:id="9" w:author="Think" w:date="2026-03-23T18:43:00Z">
        <w:r w:rsidR="009A2536">
          <w:rPr>
            <w:rFonts w:ascii="Times New Roman" w:hAnsi="Times New Roman" w:cs="Times New Roman" w:hint="eastAsia"/>
          </w:rPr>
          <w:t>ACTFL</w:t>
        </w:r>
        <w:r w:rsidR="009A2536">
          <w:rPr>
            <w:rFonts w:ascii="Times New Roman" w:hAnsi="Times New Roman" w:cs="Times New Roman" w:hint="eastAsia"/>
          </w:rPr>
          <w:t>语言</w:t>
        </w:r>
      </w:ins>
      <w:ins w:id="10" w:author="Think" w:date="2026-03-23T18:44:00Z">
        <w:r w:rsidR="009A2536">
          <w:rPr>
            <w:rFonts w:ascii="Times New Roman" w:hAnsi="Times New Roman" w:cs="Times New Roman" w:hint="eastAsia"/>
          </w:rPr>
          <w:t>水平大纲</w:t>
        </w:r>
        <w:r w:rsidR="009A2536">
          <w:rPr>
            <w:rFonts w:ascii="Times New Roman" w:hAnsi="Times New Roman" w:cs="Times New Roman"/>
          </w:rPr>
          <w:t>初稿</w:t>
        </w:r>
        <w:r w:rsidR="009A2536">
          <w:rPr>
            <w:rFonts w:ascii="Times New Roman" w:hAnsi="Times New Roman" w:cs="Times New Roman" w:hint="eastAsia"/>
          </w:rPr>
          <w:t>于</w:t>
        </w:r>
      </w:ins>
      <w:r>
        <w:rPr>
          <w:rFonts w:ascii="Times New Roman" w:hAnsi="Times New Roman" w:cs="Times New Roman"/>
        </w:rPr>
        <w:t>1982</w:t>
      </w:r>
      <w:r>
        <w:rPr>
          <w:rFonts w:ascii="Times New Roman" w:hAnsi="Times New Roman" w:cs="Times New Roman"/>
        </w:rPr>
        <w:t>年</w:t>
      </w:r>
      <w:del w:id="11" w:author="Think" w:date="2026-03-23T18:44:00Z">
        <w:r w:rsidDel="009A2536">
          <w:rPr>
            <w:rFonts w:ascii="Times New Roman" w:hAnsi="Times New Roman" w:cs="Times New Roman"/>
          </w:rPr>
          <w:delText>初</w:delText>
        </w:r>
      </w:del>
      <w:ins w:id="12" w:author="Think" w:date="2026-03-23T18:44:00Z">
        <w:r w:rsidR="009A2536">
          <w:rPr>
            <w:rFonts w:ascii="Times New Roman" w:hAnsi="Times New Roman" w:cs="Times New Roman" w:hint="eastAsia"/>
          </w:rPr>
          <w:t>完成，</w:t>
        </w:r>
      </w:ins>
      <w:del w:id="13" w:author="Think" w:date="2026-03-23T18:44:00Z">
        <w:r w:rsidDel="009A2536">
          <w:rPr>
            <w:rFonts w:ascii="Times New Roman" w:hAnsi="Times New Roman" w:cs="Times New Roman"/>
          </w:rPr>
          <w:delText>稿</w:delText>
        </w:r>
      </w:del>
      <w:ins w:id="14" w:author="Think" w:date="2026-03-23T18:43:00Z">
        <w:r w:rsidR="009A2536">
          <w:rPr>
            <w:rFonts w:ascii="Times New Roman" w:hAnsi="Times New Roman" w:cs="Times New Roman"/>
          </w:rPr>
          <w:t>经</w:t>
        </w:r>
      </w:ins>
      <w:r>
        <w:rPr>
          <w:rFonts w:ascii="Times New Roman" w:hAnsi="Times New Roman" w:cs="Times New Roman"/>
        </w:rPr>
        <w:t>在</w:t>
      </w:r>
      <w:proofErr w:type="gramStart"/>
      <w:r>
        <w:rPr>
          <w:rFonts w:ascii="Times New Roman" w:hAnsi="Times New Roman" w:cs="Times New Roman"/>
        </w:rPr>
        <w:t>全领域</w:t>
      </w:r>
      <w:proofErr w:type="gramEnd"/>
      <w:r>
        <w:rPr>
          <w:rFonts w:ascii="Times New Roman" w:hAnsi="Times New Roman" w:cs="Times New Roman"/>
        </w:rPr>
        <w:t>广泛征询意见后，</w:t>
      </w:r>
      <w:ins w:id="15" w:author="Think" w:date="2026-03-23T18:44:00Z">
        <w:r w:rsidR="009A2536">
          <w:rPr>
            <w:rFonts w:ascii="Times New Roman" w:hAnsi="Times New Roman" w:cs="Times New Roman"/>
          </w:rPr>
          <w:t>《</w:t>
        </w:r>
        <w:r w:rsidR="009A2536">
          <w:rPr>
            <w:rFonts w:ascii="Times New Roman" w:hAnsi="Times New Roman" w:cs="Times New Roman"/>
          </w:rPr>
          <w:t>ACTFL</w:t>
        </w:r>
        <w:r w:rsidR="009A2536">
          <w:rPr>
            <w:rFonts w:ascii="Times New Roman" w:hAnsi="Times New Roman" w:cs="Times New Roman"/>
          </w:rPr>
          <w:t>语言水平大纲》</w:t>
        </w:r>
        <w:r w:rsidR="009A2536">
          <w:rPr>
            <w:rFonts w:ascii="Times New Roman" w:hAnsi="Times New Roman" w:cs="Times New Roman" w:hint="eastAsia"/>
          </w:rPr>
          <w:t>于</w:t>
        </w:r>
      </w:ins>
      <w:r>
        <w:rPr>
          <w:rFonts w:ascii="Times New Roman" w:hAnsi="Times New Roman" w:cs="Times New Roman"/>
        </w:rPr>
        <w:t>1986</w:t>
      </w:r>
      <w:r>
        <w:rPr>
          <w:rFonts w:ascii="Times New Roman" w:hAnsi="Times New Roman" w:cs="Times New Roman"/>
        </w:rPr>
        <w:t>年正式发布</w:t>
      </w:r>
      <w:del w:id="16" w:author="Think" w:date="2026-03-23T18:44:00Z">
        <w:r w:rsidDel="009A2536">
          <w:rPr>
            <w:rFonts w:ascii="Times New Roman" w:hAnsi="Times New Roman" w:cs="Times New Roman"/>
          </w:rPr>
          <w:delText>《</w:delText>
        </w:r>
        <w:r w:rsidDel="009A2536">
          <w:rPr>
            <w:rFonts w:ascii="Times New Roman" w:hAnsi="Times New Roman" w:cs="Times New Roman"/>
          </w:rPr>
          <w:delText>ACTFL</w:delText>
        </w:r>
        <w:r w:rsidDel="009A2536">
          <w:rPr>
            <w:rFonts w:ascii="Times New Roman" w:hAnsi="Times New Roman" w:cs="Times New Roman"/>
          </w:rPr>
          <w:delText>语言水平大纲》</w:delText>
        </w:r>
      </w:del>
      <w:r>
        <w:rPr>
          <w:rFonts w:ascii="Times New Roman" w:hAnsi="Times New Roman" w:cs="Times New Roman"/>
        </w:rPr>
        <w:t>，并于同年发布专项语言分册，其中《</w:t>
      </w:r>
      <w:r>
        <w:rPr>
          <w:rFonts w:ascii="Times New Roman" w:hAnsi="Times New Roman" w:cs="Times New Roman"/>
        </w:rPr>
        <w:t>ACTFL</w:t>
      </w:r>
      <w:r>
        <w:rPr>
          <w:rFonts w:ascii="Times New Roman" w:hAnsi="Times New Roman" w:cs="Times New Roman"/>
        </w:rPr>
        <w:t>中文水平大纲》于</w:t>
      </w:r>
      <w:r>
        <w:rPr>
          <w:rFonts w:ascii="Times New Roman" w:hAnsi="Times New Roman" w:cs="Times New Roman"/>
        </w:rPr>
        <w:t>1987</w:t>
      </w:r>
      <w:r>
        <w:rPr>
          <w:rFonts w:ascii="Times New Roman" w:hAnsi="Times New Roman" w:cs="Times New Roman"/>
        </w:rPr>
        <w:t>年在</w:t>
      </w:r>
      <w:r>
        <w:rPr>
          <w:rFonts w:ascii="Times New Roman" w:hAnsi="Times New Roman" w:cs="Times New Roman"/>
        </w:rPr>
        <w:t>Foreign Language Annals</w:t>
      </w:r>
      <w:r>
        <w:rPr>
          <w:rFonts w:ascii="Times New Roman" w:hAnsi="Times New Roman" w:cs="Times New Roman"/>
        </w:rPr>
        <w:t>上正式发表（</w:t>
      </w:r>
      <w:r>
        <w:rPr>
          <w:rFonts w:ascii="Times New Roman" w:hAnsi="Times New Roman" w:cs="Times New Roman"/>
        </w:rPr>
        <w:t>ACTFL</w:t>
      </w:r>
      <w:r>
        <w:rPr>
          <w:rFonts w:ascii="Times New Roman" w:hAnsi="Times New Roman" w:cs="Times New Roman"/>
        </w:rPr>
        <w:t>，</w:t>
      </w:r>
      <w:r>
        <w:rPr>
          <w:rFonts w:ascii="Times New Roman" w:hAnsi="Times New Roman" w:cs="Times New Roman"/>
        </w:rPr>
        <w:t>1987</w:t>
      </w:r>
      <w:r>
        <w:rPr>
          <w:rFonts w:ascii="Times New Roman" w:hAnsi="Times New Roman" w:cs="Times New Roman"/>
        </w:rPr>
        <w:t>）。</w:t>
      </w:r>
      <w:del w:id="17" w:author="Think" w:date="2026-03-23T18:45:00Z">
        <w:r w:rsidDel="009A2536">
          <w:rPr>
            <w:rFonts w:ascii="Times New Roman" w:hAnsi="Times New Roman" w:cs="Times New Roman"/>
          </w:rPr>
          <w:delText>大纲</w:delText>
        </w:r>
      </w:del>
      <w:r>
        <w:rPr>
          <w:rFonts w:ascii="Times New Roman" w:hAnsi="Times New Roman" w:cs="Times New Roman"/>
        </w:rPr>
        <w:t>此后于</w:t>
      </w:r>
      <w:r>
        <w:rPr>
          <w:rFonts w:ascii="Times New Roman" w:hAnsi="Times New Roman" w:cs="Times New Roman"/>
        </w:rPr>
        <w:t>1999</w:t>
      </w:r>
      <w:r>
        <w:rPr>
          <w:rFonts w:ascii="Times New Roman" w:hAnsi="Times New Roman" w:cs="Times New Roman"/>
        </w:rPr>
        <w:t>年、</w:t>
      </w:r>
      <w:r>
        <w:rPr>
          <w:rFonts w:ascii="Times New Roman" w:hAnsi="Times New Roman" w:cs="Times New Roman"/>
        </w:rPr>
        <w:t>2001</w:t>
      </w:r>
      <w:r>
        <w:rPr>
          <w:rFonts w:ascii="Times New Roman" w:hAnsi="Times New Roman" w:cs="Times New Roman"/>
        </w:rPr>
        <w:t>年、</w:t>
      </w:r>
      <w:r>
        <w:rPr>
          <w:rFonts w:ascii="Times New Roman" w:hAnsi="Times New Roman" w:cs="Times New Roman"/>
        </w:rPr>
        <w:t>2012</w:t>
      </w:r>
      <w:r>
        <w:rPr>
          <w:rFonts w:ascii="Times New Roman" w:hAnsi="Times New Roman" w:cs="Times New Roman"/>
        </w:rPr>
        <w:t>年经历多次修订，最新版本《</w:t>
      </w:r>
      <w:r>
        <w:rPr>
          <w:rFonts w:ascii="Times New Roman" w:hAnsi="Times New Roman" w:cs="Times New Roman"/>
        </w:rPr>
        <w:t>ACTFL</w:t>
      </w:r>
      <w:r>
        <w:rPr>
          <w:rFonts w:ascii="Times New Roman" w:hAnsi="Times New Roman" w:cs="Times New Roman"/>
        </w:rPr>
        <w:t>语言水平大纲</w:t>
      </w:r>
      <w:r>
        <w:rPr>
          <w:rFonts w:ascii="Times New Roman" w:hAnsi="Times New Roman" w:cs="Times New Roman"/>
        </w:rPr>
        <w:t>2024</w:t>
      </w:r>
      <w:r>
        <w:rPr>
          <w:rFonts w:ascii="Times New Roman" w:hAnsi="Times New Roman" w:cs="Times New Roman"/>
        </w:rPr>
        <w:t>版》重点在于与《面向世界的语言学习标准》（</w:t>
      </w:r>
      <w:r>
        <w:rPr>
          <w:rFonts w:ascii="Times New Roman" w:hAnsi="Times New Roman" w:cs="Times New Roman"/>
        </w:rPr>
        <w:t>World-Readiness Standards</w:t>
      </w:r>
      <w:r>
        <w:rPr>
          <w:rFonts w:ascii="Times New Roman" w:hAnsi="Times New Roman" w:cs="Times New Roman"/>
        </w:rPr>
        <w:t>，</w:t>
      </w:r>
      <w:r>
        <w:rPr>
          <w:rFonts w:ascii="Times New Roman" w:hAnsi="Times New Roman" w:cs="Times New Roman"/>
        </w:rPr>
        <w:t>2015</w:t>
      </w:r>
      <w:r>
        <w:rPr>
          <w:rFonts w:ascii="Times New Roman" w:hAnsi="Times New Roman" w:cs="Times New Roman"/>
        </w:rPr>
        <w:t>版）、《语言学习者表现描述》及《</w:t>
      </w:r>
      <w:r>
        <w:rPr>
          <w:rFonts w:ascii="Times New Roman" w:hAnsi="Times New Roman" w:cs="Times New Roman"/>
        </w:rPr>
        <w:t>NCSSFL-ACTFL</w:t>
      </w:r>
      <w:r>
        <w:rPr>
          <w:rFonts w:ascii="Times New Roman" w:hAnsi="Times New Roman" w:cs="Times New Roman"/>
        </w:rPr>
        <w:t>能做陈述》三套核心文件的系统对齐（</w:t>
      </w:r>
      <w:r>
        <w:rPr>
          <w:rFonts w:ascii="Times New Roman" w:hAnsi="Times New Roman" w:cs="Times New Roman"/>
        </w:rPr>
        <w:t>ACTFL</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w:t>
      </w:r>
      <w:r>
        <w:rPr>
          <w:rFonts w:ascii="Times New Roman" w:hAnsi="Times New Roman" w:cs="Times New Roman"/>
        </w:rPr>
        <w:t>ACTFL</w:t>
      </w:r>
      <w:r>
        <w:rPr>
          <w:rFonts w:ascii="Times New Roman" w:hAnsi="Times New Roman" w:cs="Times New Roman"/>
        </w:rPr>
        <w:t>能力框架的核心评估维度由</w:t>
      </w:r>
      <w:r>
        <w:rPr>
          <w:rFonts w:ascii="Times New Roman" w:hAnsi="Times New Roman" w:cs="Times New Roman"/>
        </w:rPr>
        <w:t>FACT</w:t>
      </w:r>
      <w:r>
        <w:rPr>
          <w:rFonts w:ascii="Times New Roman" w:hAnsi="Times New Roman" w:cs="Times New Roman"/>
        </w:rPr>
        <w:t>四项标准构成：功能与任务（</w:t>
      </w:r>
      <w:r>
        <w:rPr>
          <w:rFonts w:ascii="Times New Roman" w:hAnsi="Times New Roman" w:cs="Times New Roman"/>
        </w:rPr>
        <w:t>Functions and Tasks</w:t>
      </w:r>
      <w:r>
        <w:rPr>
          <w:rFonts w:ascii="Times New Roman" w:hAnsi="Times New Roman" w:cs="Times New Roman"/>
        </w:rPr>
        <w:t>，学习者能处理的交际活动类型）、准确性（</w:t>
      </w:r>
      <w:r>
        <w:rPr>
          <w:rFonts w:ascii="Times New Roman" w:hAnsi="Times New Roman" w:cs="Times New Roman"/>
        </w:rPr>
        <w:t>Accuracy</w:t>
      </w:r>
      <w:r>
        <w:rPr>
          <w:rFonts w:ascii="Times New Roman" w:hAnsi="Times New Roman" w:cs="Times New Roman"/>
        </w:rPr>
        <w:t>，语言特征的使用精准度）、情境与内容（</w:t>
      </w:r>
      <w:r>
        <w:rPr>
          <w:rFonts w:ascii="Times New Roman" w:hAnsi="Times New Roman" w:cs="Times New Roman"/>
        </w:rPr>
        <w:t>Context/Content</w:t>
      </w:r>
      <w:r>
        <w:rPr>
          <w:rFonts w:ascii="Times New Roman" w:hAnsi="Times New Roman" w:cs="Times New Roman"/>
        </w:rPr>
        <w:t>，语言使用的情境范围和话题宽度）、文本类型（</w:t>
      </w:r>
      <w:r>
        <w:rPr>
          <w:rFonts w:ascii="Times New Roman" w:hAnsi="Times New Roman" w:cs="Times New Roman"/>
        </w:rPr>
        <w:t xml:space="preserve">Text </w:t>
      </w:r>
      <w:r>
        <w:rPr>
          <w:rFonts w:ascii="Times New Roman" w:hAnsi="Times New Roman" w:cs="Times New Roman"/>
        </w:rPr>
        <w:lastRenderedPageBreak/>
        <w:t>Type</w:t>
      </w:r>
      <w:r>
        <w:rPr>
          <w:rFonts w:ascii="Times New Roman" w:hAnsi="Times New Roman" w:cs="Times New Roman"/>
        </w:rPr>
        <w:t>，学习者能理解或产出的语篇形态）。四个维</w:t>
      </w:r>
      <w:proofErr w:type="gramStart"/>
      <w:r>
        <w:rPr>
          <w:rFonts w:ascii="Times New Roman" w:hAnsi="Times New Roman" w:cs="Times New Roman"/>
        </w:rPr>
        <w:t>度共同</w:t>
      </w:r>
      <w:proofErr w:type="gramEnd"/>
      <w:r>
        <w:rPr>
          <w:rFonts w:ascii="Times New Roman" w:hAnsi="Times New Roman" w:cs="Times New Roman"/>
        </w:rPr>
        <w:t>界定了各等级的能力特征。</w:t>
      </w:r>
      <w:r>
        <w:rPr>
          <w:rFonts w:ascii="Times New Roman" w:hAnsi="Times New Roman" w:cs="Times New Roman"/>
        </w:rPr>
        <w:t>ACTFL</w:t>
      </w:r>
      <w:r>
        <w:rPr>
          <w:rFonts w:ascii="Times New Roman" w:hAnsi="Times New Roman" w:cs="Times New Roman"/>
        </w:rPr>
        <w:t>系列标准</w:t>
      </w:r>
      <w:r>
        <w:rPr>
          <w:rFonts w:ascii="Times New Roman" w:hAnsi="Times New Roman" w:cs="Times New Roman" w:hint="eastAsia"/>
        </w:rPr>
        <w:t>旨在</w:t>
      </w:r>
      <w:r>
        <w:rPr>
          <w:rFonts w:ascii="Times New Roman" w:hAnsi="Times New Roman" w:cs="Times New Roman"/>
        </w:rPr>
        <w:t>适用于</w:t>
      </w:r>
      <w:r>
        <w:rPr>
          <w:rFonts w:ascii="Times New Roman" w:hAnsi="Times New Roman" w:cs="Times New Roman" w:hint="eastAsia"/>
        </w:rPr>
        <w:t>美国境内教授</w:t>
      </w:r>
      <w:r>
        <w:rPr>
          <w:rFonts w:ascii="Times New Roman" w:hAnsi="Times New Roman" w:cs="Times New Roman"/>
        </w:rPr>
        <w:t>的所有语言</w:t>
      </w:r>
      <w:r>
        <w:rPr>
          <w:rFonts w:hint="eastAsia"/>
        </w:rPr>
        <w:t>，它在本质上必须保持“语言中立”。这</w:t>
      </w:r>
      <w:r>
        <w:rPr>
          <w:rFonts w:ascii="Times New Roman" w:hAnsi="Times New Roman" w:cs="Times New Roman"/>
        </w:rPr>
        <w:t>就意味着，</w:t>
      </w:r>
      <w:r>
        <w:rPr>
          <w:rFonts w:ascii="Times New Roman" w:hAnsi="Times New Roman" w:cs="Times New Roman" w:hint="eastAsia"/>
        </w:rPr>
        <w:t>它</w:t>
      </w:r>
      <w:r>
        <w:rPr>
          <w:rFonts w:ascii="Times New Roman" w:hAnsi="Times New Roman" w:cs="Times New Roman"/>
        </w:rPr>
        <w:t>本身是一个高度概括的理论容器，</w:t>
      </w:r>
      <w:del w:id="18" w:author="Think" w:date="2026-03-23T18:47:00Z">
        <w:r w:rsidDel="009A2536">
          <w:rPr>
            <w:rFonts w:ascii="Times New Roman" w:hAnsi="Times New Roman" w:cs="Times New Roman"/>
          </w:rPr>
          <w:delText>它</w:delText>
        </w:r>
      </w:del>
      <w:r>
        <w:rPr>
          <w:rFonts w:ascii="Times New Roman" w:hAnsi="Times New Roman" w:cs="Times New Roman"/>
        </w:rPr>
        <w:t>缺乏针对具体语言在特定能力级别上应该掌握哪些具体词汇和语法结构的精确说明。为了解决这一宏观框架与微观教学内容之间</w:t>
      </w:r>
      <w:ins w:id="19" w:author="Think" w:date="2026-03-23T18:47:00Z">
        <w:r w:rsidR="009A2536">
          <w:rPr>
            <w:rFonts w:ascii="Times New Roman" w:hAnsi="Times New Roman" w:cs="Times New Roman" w:hint="eastAsia"/>
          </w:rPr>
          <w:t>缺口</w:t>
        </w:r>
      </w:ins>
      <w:r>
        <w:rPr>
          <w:rFonts w:ascii="Times New Roman" w:hAnsi="Times New Roman" w:cs="Times New Roman" w:hint="eastAsia"/>
        </w:rPr>
        <w:t>，本项目旨在以通过本土词汇与语法大纲与美国标准的融合，</w:t>
      </w:r>
      <w:r w:rsidRPr="009A2536">
        <w:rPr>
          <w:rPrChange w:id="20" w:author="Think" w:date="2026-03-23T18:47:00Z">
            <w:rPr>
              <w:rFonts w:ascii="Times New Roman" w:eastAsia="Times New Roman" w:hAnsi="Times New Roman" w:cs="Times New Roman"/>
              <w:snapToGrid w:val="0"/>
              <w:color w:val="000000"/>
              <w:spacing w:val="2"/>
              <w:sz w:val="24"/>
              <w:szCs w:val="24"/>
            </w:rPr>
          </w:rPrChange>
        </w:rPr>
        <w:t>将</w:t>
      </w:r>
      <w:r w:rsidRPr="009A2536">
        <w:rPr>
          <w:rPrChange w:id="21" w:author="Think" w:date="2026-03-23T18:47:00Z">
            <w:rPr>
              <w:rFonts w:ascii="Times New Roman" w:hAnsi="Times New Roman" w:cs="Times New Roman"/>
            </w:rPr>
          </w:rPrChange>
        </w:rPr>
        <w:t>ACTFL</w:t>
      </w:r>
      <w:r w:rsidRPr="009A2536">
        <w:rPr>
          <w:rPrChange w:id="22" w:author="Think" w:date="2026-03-23T18:47:00Z">
            <w:rPr>
              <w:rFonts w:ascii="Times New Roman" w:eastAsia="Times New Roman" w:hAnsi="Times New Roman" w:cs="Times New Roman"/>
              <w:snapToGrid w:val="0"/>
              <w:color w:val="000000"/>
              <w:spacing w:val="2"/>
              <w:sz w:val="24"/>
              <w:szCs w:val="24"/>
            </w:rPr>
          </w:rPrChange>
        </w:rPr>
        <w:t>那些宽泛的功能性描述，转</w:t>
      </w:r>
      <w:ins w:id="23" w:author="Think" w:date="2026-03-23T18:48:00Z">
        <w:r w:rsidR="00270B8C">
          <w:rPr>
            <w:rFonts w:hint="eastAsia"/>
          </w:rPr>
          <w:t>化</w:t>
        </w:r>
      </w:ins>
      <w:del w:id="24" w:author="Think" w:date="2026-03-23T18:48:00Z">
        <w:r w:rsidRPr="009A2536" w:rsidDel="00270B8C">
          <w:rPr>
            <w:rPrChange w:id="25" w:author="Think" w:date="2026-03-23T18:47:00Z">
              <w:rPr>
                <w:rFonts w:ascii="Times New Roman" w:eastAsia="Times New Roman" w:hAnsi="Times New Roman" w:cs="Times New Roman"/>
                <w:snapToGrid w:val="0"/>
                <w:color w:val="000000"/>
                <w:spacing w:val="2"/>
                <w:sz w:val="24"/>
                <w:szCs w:val="24"/>
              </w:rPr>
            </w:rPrChange>
          </w:rPr>
          <w:delText>译</w:delText>
        </w:r>
      </w:del>
      <w:r w:rsidRPr="009A2536">
        <w:rPr>
          <w:rPrChange w:id="26" w:author="Think" w:date="2026-03-23T18:47:00Z">
            <w:rPr>
              <w:rFonts w:ascii="Times New Roman" w:eastAsia="Times New Roman" w:hAnsi="Times New Roman" w:cs="Times New Roman"/>
              <w:snapToGrid w:val="0"/>
              <w:color w:val="000000"/>
              <w:spacing w:val="2"/>
              <w:sz w:val="24"/>
              <w:szCs w:val="24"/>
            </w:rPr>
          </w:rPrChange>
        </w:rPr>
        <w:t>为特定语言在不同层级下具体的语言形式</w:t>
      </w:r>
      <w:ins w:id="27" w:author="Think" w:date="2026-03-23T18:48:00Z">
        <w:r w:rsidR="00270B8C">
          <w:rPr>
            <w:rFonts w:hint="eastAsia"/>
          </w:rPr>
          <w:t>-功能匹配</w:t>
        </w:r>
      </w:ins>
      <w:r w:rsidRPr="009A2536">
        <w:rPr>
          <w:rPrChange w:id="28" w:author="Think" w:date="2026-03-23T18:47:00Z">
            <w:rPr>
              <w:rFonts w:ascii="Times New Roman" w:eastAsia="Times New Roman" w:hAnsi="Times New Roman" w:cs="Times New Roman"/>
              <w:snapToGrid w:val="0"/>
              <w:color w:val="000000"/>
              <w:spacing w:val="2"/>
              <w:sz w:val="24"/>
              <w:szCs w:val="24"/>
            </w:rPr>
          </w:rPrChange>
        </w:rPr>
        <w:t>库</w:t>
      </w:r>
      <w:r w:rsidRPr="009A2536">
        <w:rPr>
          <w:rFonts w:hint="eastAsia"/>
          <w:rPrChange w:id="29" w:author="Think" w:date="2026-03-23T18:47:00Z">
            <w:rPr>
              <w:rFonts w:ascii="Times New Roman" w:eastAsia="Times New Roman" w:hAnsi="Times New Roman" w:cs="Times New Roman" w:hint="eastAsia"/>
              <w:snapToGrid w:val="0"/>
              <w:color w:val="000000"/>
              <w:spacing w:val="2"/>
              <w:sz w:val="24"/>
              <w:szCs w:val="24"/>
            </w:rPr>
          </w:rPrChange>
        </w:rPr>
        <w:t>，</w:t>
      </w:r>
      <w:r w:rsidRPr="009A2536">
        <w:rPr>
          <w:rPrChange w:id="30" w:author="Think" w:date="2026-03-23T18:47:00Z">
            <w:rPr>
              <w:rFonts w:ascii="Times New Roman" w:eastAsia="Times New Roman" w:hAnsi="Times New Roman" w:cs="Times New Roman"/>
              <w:snapToGrid w:val="0"/>
              <w:color w:val="000000"/>
              <w:spacing w:val="2"/>
              <w:sz w:val="24"/>
              <w:szCs w:val="24"/>
            </w:rPr>
          </w:rPrChange>
        </w:rPr>
        <w:t>即词汇、语法</w:t>
      </w:r>
      <w:del w:id="31" w:author="Think" w:date="2026-03-23T18:48:00Z">
        <w:r w:rsidRPr="009A2536" w:rsidDel="00270B8C">
          <w:rPr>
            <w:rFonts w:hint="eastAsia"/>
            <w:rPrChange w:id="32" w:author="Think" w:date="2026-03-23T18:47:00Z">
              <w:rPr>
                <w:rFonts w:ascii="Times New Roman" w:eastAsia="Times New Roman" w:hAnsi="Times New Roman" w:cs="Times New Roman"/>
                <w:snapToGrid w:val="0"/>
                <w:color w:val="000000"/>
                <w:spacing w:val="2"/>
                <w:sz w:val="24"/>
                <w:szCs w:val="24"/>
              </w:rPr>
            </w:rPrChange>
          </w:rPr>
          <w:delText>、</w:delText>
        </w:r>
      </w:del>
      <w:ins w:id="33" w:author="Think" w:date="2026-03-23T18:48:00Z">
        <w:r w:rsidR="00270B8C">
          <w:rPr>
            <w:rFonts w:hint="eastAsia"/>
          </w:rPr>
          <w:t>与</w:t>
        </w:r>
      </w:ins>
      <w:r w:rsidRPr="009A2536">
        <w:rPr>
          <w:rPrChange w:id="34" w:author="Think" w:date="2026-03-23T18:47:00Z">
            <w:rPr>
              <w:rFonts w:ascii="Times New Roman" w:eastAsia="Times New Roman" w:hAnsi="Times New Roman" w:cs="Times New Roman"/>
              <w:snapToGrid w:val="0"/>
              <w:color w:val="000000"/>
              <w:spacing w:val="2"/>
              <w:sz w:val="24"/>
              <w:szCs w:val="24"/>
            </w:rPr>
          </w:rPrChange>
        </w:rPr>
        <w:t>语言功能等的集合</w:t>
      </w:r>
      <w:r w:rsidRPr="009A2536">
        <w:rPr>
          <w:rFonts w:hint="eastAsia"/>
          <w:rPrChange w:id="35" w:author="Think" w:date="2026-03-23T18:47:00Z">
            <w:rPr>
              <w:rFonts w:ascii="Times New Roman" w:eastAsia="Times New Roman" w:hAnsi="Times New Roman" w:cs="Times New Roman" w:hint="eastAsia"/>
              <w:snapToGrid w:val="0"/>
              <w:color w:val="000000"/>
              <w:spacing w:val="2"/>
              <w:sz w:val="24"/>
              <w:szCs w:val="24"/>
            </w:rPr>
          </w:rPrChange>
        </w:rPr>
        <w:t>。</w:t>
      </w:r>
    </w:p>
    <w:p w:rsidR="00C905BA" w:rsidRDefault="00011222">
      <w:pPr>
        <w:pStyle w:val="2"/>
        <w:adjustRightInd w:val="0"/>
        <w:snapToGrid w:val="0"/>
        <w:spacing w:before="0" w:after="0" w:line="360" w:lineRule="auto"/>
        <w:rPr>
          <w:rFonts w:ascii="Times New Roman" w:hAnsi="Times New Roman" w:cs="Times New Roman"/>
          <w:sz w:val="24"/>
          <w:szCs w:val="24"/>
        </w:rPr>
      </w:pPr>
      <w:r>
        <w:rPr>
          <w:rFonts w:ascii="Times New Roman" w:hAnsi="Times New Roman" w:cs="Times New Roman"/>
          <w:sz w:val="24"/>
          <w:szCs w:val="24"/>
        </w:rPr>
        <w:t xml:space="preserve">1.3 </w:t>
      </w:r>
      <w:r>
        <w:rPr>
          <w:rFonts w:ascii="Times New Roman" w:hAnsi="Times New Roman" w:cs="Times New Roman"/>
          <w:sz w:val="24"/>
          <w:szCs w:val="24"/>
        </w:rPr>
        <w:t>中国国际中文教育标准体系及其与</w:t>
      </w:r>
      <w:r>
        <w:rPr>
          <w:rFonts w:ascii="Times New Roman" w:hAnsi="Times New Roman" w:cs="Times New Roman"/>
          <w:sz w:val="24"/>
          <w:szCs w:val="24"/>
        </w:rPr>
        <w:t>ACTFL</w:t>
      </w:r>
      <w:r>
        <w:rPr>
          <w:rFonts w:ascii="Times New Roman" w:hAnsi="Times New Roman" w:cs="Times New Roman"/>
          <w:sz w:val="24"/>
          <w:szCs w:val="24"/>
        </w:rPr>
        <w:t>的关系</w:t>
      </w:r>
    </w:p>
    <w:p w:rsidR="00C905BA" w:rsidRDefault="00011222">
      <w:pPr>
        <w:adjustRightInd w:val="0"/>
        <w:snapToGrid w:val="0"/>
        <w:spacing w:line="360" w:lineRule="auto"/>
        <w:ind w:firstLine="440"/>
        <w:rPr>
          <w:rFonts w:ascii="Times New Roman" w:hAnsi="Times New Roman" w:cs="Times New Roman"/>
        </w:rPr>
      </w:pPr>
      <w:r>
        <w:rPr>
          <w:rFonts w:ascii="Times New Roman" w:hAnsi="Times New Roman" w:cs="Times New Roman"/>
          <w:color w:val="000000"/>
        </w:rPr>
        <w:t>中国的国际中文教育标准体系在过去三十余年间经历了三次重大演进。第一阶段的《汉语水平等级标准与等级大纲》</w:t>
      </w:r>
      <w:ins w:id="36" w:author="Think" w:date="2026-03-23T19:36:00Z">
        <w:r>
          <w:rPr>
            <w:rFonts w:ascii="Times New Roman" w:hAnsi="Times New Roman" w:cs="Times New Roman" w:hint="eastAsia"/>
            <w:color w:val="000000"/>
          </w:rPr>
          <w:t>（试行）</w:t>
        </w:r>
      </w:ins>
      <w:r>
        <w:rPr>
          <w:rFonts w:ascii="Times New Roman" w:hAnsi="Times New Roman" w:cs="Times New Roman"/>
          <w:color w:val="000000"/>
        </w:rPr>
        <w:t>（</w:t>
      </w:r>
      <w:del w:id="37" w:author="Think" w:date="2026-03-23T19:36:00Z">
        <w:r w:rsidDel="00011222">
          <w:rPr>
            <w:rFonts w:ascii="Times New Roman" w:hAnsi="Times New Roman" w:cs="Times New Roman"/>
            <w:color w:val="000000"/>
          </w:rPr>
          <w:delText>1992</w:delText>
        </w:r>
      </w:del>
      <w:ins w:id="38" w:author="Think" w:date="2026-03-23T19:36:00Z">
        <w:r>
          <w:rPr>
            <w:rFonts w:ascii="Times New Roman" w:hAnsi="Times New Roman" w:cs="Times New Roman"/>
            <w:color w:val="000000"/>
          </w:rPr>
          <w:t>1988</w:t>
        </w:r>
      </w:ins>
      <w:r>
        <w:rPr>
          <w:rFonts w:ascii="Times New Roman" w:hAnsi="Times New Roman" w:cs="Times New Roman"/>
          <w:color w:val="000000"/>
        </w:rPr>
        <w:t>）将学习者</w:t>
      </w:r>
      <w:ins w:id="39" w:author="Think" w:date="2026-03-23T19:43:00Z">
        <w:r w:rsidR="002E7A6C">
          <w:rPr>
            <w:rFonts w:ascii="Times New Roman" w:hAnsi="Times New Roman" w:cs="Times New Roman" w:hint="eastAsia"/>
            <w:color w:val="000000"/>
          </w:rPr>
          <w:t>的汉语水平</w:t>
        </w:r>
      </w:ins>
      <w:r>
        <w:rPr>
          <w:rFonts w:ascii="Times New Roman" w:hAnsi="Times New Roman" w:cs="Times New Roman"/>
          <w:color w:val="000000"/>
        </w:rPr>
        <w:t>分为初、中、高三</w:t>
      </w:r>
      <w:proofErr w:type="gramStart"/>
      <w:r>
        <w:rPr>
          <w:rFonts w:ascii="Times New Roman" w:hAnsi="Times New Roman" w:cs="Times New Roman"/>
          <w:color w:val="000000"/>
        </w:rPr>
        <w:t>个</w:t>
      </w:r>
      <w:proofErr w:type="gramEnd"/>
      <w:r>
        <w:rPr>
          <w:rFonts w:ascii="Times New Roman" w:hAnsi="Times New Roman" w:cs="Times New Roman"/>
          <w:color w:val="000000"/>
        </w:rPr>
        <w:t>等级，是</w:t>
      </w:r>
      <w:r>
        <w:rPr>
          <w:rFonts w:ascii="Times New Roman" w:hAnsi="Times New Roman" w:cs="Times New Roman"/>
          <w:color w:val="000000"/>
        </w:rPr>
        <w:t>HSK</w:t>
      </w:r>
      <w:r>
        <w:rPr>
          <w:rFonts w:ascii="Times New Roman" w:hAnsi="Times New Roman" w:cs="Times New Roman"/>
          <w:color w:val="000000"/>
        </w:rPr>
        <w:t>考试的最初理论依据</w:t>
      </w:r>
      <w:del w:id="40" w:author="Think" w:date="2026-03-23T19:44:00Z">
        <w:r w:rsidDel="002E7A6C">
          <w:rPr>
            <w:rFonts w:ascii="Times New Roman" w:hAnsi="Times New Roman" w:cs="Times New Roman" w:hint="eastAsia"/>
            <w:color w:val="000000"/>
          </w:rPr>
          <w:delText>；</w:delText>
        </w:r>
      </w:del>
      <w:ins w:id="41" w:author="Think" w:date="2026-03-23T19:44:00Z">
        <w:r w:rsidR="002E7A6C">
          <w:rPr>
            <w:rFonts w:ascii="Times New Roman" w:hAnsi="Times New Roman" w:cs="Times New Roman" w:hint="eastAsia"/>
            <w:color w:val="000000"/>
          </w:rPr>
          <w:t>。</w:t>
        </w:r>
      </w:ins>
      <w:r>
        <w:rPr>
          <w:rFonts w:ascii="Times New Roman" w:hAnsi="Times New Roman" w:cs="Times New Roman"/>
          <w:color w:val="000000"/>
        </w:rPr>
        <w:t>第二阶段的《国际汉语</w:t>
      </w:r>
      <w:del w:id="42" w:author="Think" w:date="2026-03-23T19:27:00Z">
        <w:r w:rsidDel="00011222">
          <w:rPr>
            <w:rFonts w:ascii="Times New Roman" w:hAnsi="Times New Roman" w:cs="Times New Roman" w:hint="eastAsia"/>
            <w:color w:val="000000"/>
          </w:rPr>
          <w:delText>教学通用课程大纲</w:delText>
        </w:r>
      </w:del>
      <w:ins w:id="43" w:author="Think" w:date="2026-03-23T19:27:00Z">
        <w:r>
          <w:rPr>
            <w:rFonts w:ascii="Times New Roman" w:hAnsi="Times New Roman" w:cs="Times New Roman" w:hint="eastAsia"/>
            <w:color w:val="000000"/>
          </w:rPr>
          <w:t>能力标准</w:t>
        </w:r>
      </w:ins>
      <w:r>
        <w:rPr>
          <w:rFonts w:ascii="Times New Roman" w:hAnsi="Times New Roman" w:cs="Times New Roman"/>
          <w:color w:val="000000"/>
        </w:rPr>
        <w:t>》（</w:t>
      </w:r>
      <w:del w:id="44" w:author="Think" w:date="2026-03-23T19:28:00Z">
        <w:r w:rsidDel="00011222">
          <w:rPr>
            <w:rFonts w:ascii="Times New Roman" w:hAnsi="Times New Roman" w:cs="Times New Roman"/>
            <w:color w:val="000000"/>
          </w:rPr>
          <w:delText>2008</w:delText>
        </w:r>
      </w:del>
      <w:ins w:id="45" w:author="Think" w:date="2026-03-23T19:28:00Z">
        <w:r>
          <w:rPr>
            <w:rFonts w:ascii="Times New Roman" w:hAnsi="Times New Roman" w:cs="Times New Roman"/>
            <w:color w:val="000000"/>
          </w:rPr>
          <w:t>2007</w:t>
        </w:r>
      </w:ins>
      <w:r>
        <w:rPr>
          <w:rFonts w:ascii="Times New Roman" w:hAnsi="Times New Roman" w:cs="Times New Roman"/>
          <w:color w:val="000000"/>
        </w:rPr>
        <w:t>）</w:t>
      </w:r>
      <w:r>
        <w:rPr>
          <w:rFonts w:ascii="Times New Roman" w:hAnsi="Times New Roman" w:cs="Times New Roman" w:hint="eastAsia"/>
          <w:color w:val="000000"/>
        </w:rPr>
        <w:t>将</w:t>
      </w:r>
      <w:ins w:id="46" w:author="Think" w:date="2026-03-23T19:50:00Z">
        <w:r w:rsidR="002E7A6C">
          <w:rPr>
            <w:rFonts w:ascii="Times New Roman" w:hAnsi="Times New Roman" w:cs="Times New Roman" w:hint="eastAsia"/>
            <w:color w:val="000000"/>
          </w:rPr>
          <w:t>学习者</w:t>
        </w:r>
      </w:ins>
      <w:del w:id="47" w:author="Think" w:date="2026-03-23T19:50:00Z">
        <w:r w:rsidDel="002E7A6C">
          <w:rPr>
            <w:rFonts w:ascii="Times New Roman" w:hAnsi="Times New Roman" w:cs="Times New Roman" w:hint="eastAsia"/>
            <w:color w:val="000000"/>
          </w:rPr>
          <w:delText>能力</w:delText>
        </w:r>
      </w:del>
      <w:ins w:id="48" w:author="Think" w:date="2026-03-23T19:49:00Z">
        <w:r w:rsidR="002E7A6C" w:rsidRPr="002E7A6C">
          <w:rPr>
            <w:rFonts w:ascii="Times New Roman" w:hAnsi="Times New Roman" w:cs="Times New Roman" w:hint="eastAsia"/>
            <w:color w:val="000000"/>
          </w:rPr>
          <w:t>运用汉语进</w:t>
        </w:r>
        <w:r w:rsidR="002E7A6C" w:rsidRPr="002E7A6C">
          <w:rPr>
            <w:rFonts w:ascii="Times New Roman" w:hAnsi="Times New Roman" w:cs="Times New Roman"/>
            <w:color w:val="000000"/>
          </w:rPr>
          <w:t>行交际的能力</w:t>
        </w:r>
      </w:ins>
      <w:ins w:id="49" w:author="Think" w:date="2026-03-23T19:51:00Z">
        <w:r w:rsidR="002E7A6C">
          <w:rPr>
            <w:rFonts w:ascii="Times New Roman" w:hAnsi="Times New Roman" w:cs="Times New Roman" w:hint="eastAsia"/>
            <w:color w:val="000000"/>
          </w:rPr>
          <w:t>划分为</w:t>
        </w:r>
        <w:r w:rsidR="002E7A6C">
          <w:rPr>
            <w:rStyle w:val="textqynfo"/>
          </w:rPr>
          <w:t>五个级别</w:t>
        </w:r>
      </w:ins>
      <w:del w:id="50" w:author="Think" w:date="2026-03-23T19:51:00Z">
        <w:r w:rsidDel="002E7A6C">
          <w:rPr>
            <w:rFonts w:ascii="Times New Roman" w:hAnsi="Times New Roman" w:cs="Times New Roman" w:hint="eastAsia"/>
            <w:color w:val="000000"/>
          </w:rPr>
          <w:delText>标准与词汇在课程层面进行了系统整合</w:delText>
        </w:r>
      </w:del>
      <w:ins w:id="51" w:author="Think" w:date="2026-03-23T19:51:00Z">
        <w:r w:rsidR="002E7A6C">
          <w:rPr>
            <w:rFonts w:ascii="Times New Roman" w:hAnsi="Times New Roman" w:cs="Times New Roman" w:hint="eastAsia"/>
            <w:color w:val="000000"/>
          </w:rPr>
          <w:t>，是</w:t>
        </w:r>
        <w:r w:rsidR="002E7A6C">
          <w:rPr>
            <w:rFonts w:ascii="Times New Roman" w:hAnsi="Times New Roman" w:cs="Times New Roman" w:hint="eastAsia"/>
            <w:color w:val="000000"/>
          </w:rPr>
          <w:t>HSK</w:t>
        </w:r>
        <w:r w:rsidR="002E7A6C">
          <w:rPr>
            <w:rFonts w:ascii="Times New Roman" w:hAnsi="Times New Roman" w:cs="Times New Roman"/>
            <w:color w:val="000000"/>
          </w:rPr>
          <w:t>2.0</w:t>
        </w:r>
        <w:r w:rsidR="002E7A6C">
          <w:rPr>
            <w:rFonts w:ascii="Times New Roman" w:hAnsi="Times New Roman" w:cs="Times New Roman" w:hint="eastAsia"/>
            <w:color w:val="000000"/>
          </w:rPr>
          <w:t>的理论基础。</w:t>
        </w:r>
      </w:ins>
      <w:del w:id="52" w:author="Think" w:date="2026-03-23T19:51:00Z">
        <w:r w:rsidDel="002E7A6C">
          <w:rPr>
            <w:rFonts w:ascii="Times New Roman" w:hAnsi="Times New Roman" w:cs="Times New Roman"/>
            <w:color w:val="000000"/>
          </w:rPr>
          <w:delText>；</w:delText>
        </w:r>
      </w:del>
      <w:r>
        <w:rPr>
          <w:rFonts w:ascii="Times New Roman" w:hAnsi="Times New Roman" w:cs="Times New Roman"/>
          <w:color w:val="000000"/>
        </w:rPr>
        <w:t>第三阶段的《</w:t>
      </w:r>
      <w:ins w:id="53" w:author="Think" w:date="2026-03-23T19:52:00Z">
        <w:r w:rsidR="002E7A6C">
          <w:rPr>
            <w:rFonts w:ascii="Times New Roman" w:hAnsi="Times New Roman" w:cs="Times New Roman" w:hint="eastAsia"/>
            <w:color w:val="000000"/>
          </w:rPr>
          <w:t>国际中文教育中文水平</w:t>
        </w:r>
      </w:ins>
      <w:r>
        <w:rPr>
          <w:rFonts w:ascii="Times New Roman" w:hAnsi="Times New Roman" w:cs="Times New Roman"/>
          <w:color w:val="000000"/>
        </w:rPr>
        <w:t>等级标准》</w:t>
      </w:r>
      <w:del w:id="54" w:author="Think" w:date="2026-03-23T19:52:00Z">
        <w:r w:rsidDel="002E7A6C">
          <w:rPr>
            <w:rFonts w:ascii="Times New Roman" w:hAnsi="Times New Roman" w:cs="Times New Roman" w:hint="eastAsia"/>
            <w:color w:val="000000"/>
          </w:rPr>
          <w:delText>则进一步细化，</w:delText>
        </w:r>
      </w:del>
      <w:ins w:id="55" w:author="Think" w:date="2026-03-23T19:52:00Z">
        <w:r w:rsidR="002E7A6C">
          <w:rPr>
            <w:rFonts w:ascii="Times New Roman" w:hAnsi="Times New Roman" w:cs="Times New Roman" w:hint="eastAsia"/>
            <w:color w:val="000000"/>
          </w:rPr>
          <w:t>间学习者的中文能力</w:t>
        </w:r>
      </w:ins>
      <w:r>
        <w:rPr>
          <w:rFonts w:ascii="Times New Roman" w:hAnsi="Times New Roman" w:cs="Times New Roman" w:hint="eastAsia"/>
          <w:color w:val="000000"/>
        </w:rPr>
        <w:t>分为三等九级，</w:t>
      </w:r>
      <w:r>
        <w:rPr>
          <w:rFonts w:ascii="Times New Roman" w:hAnsi="Times New Roman" w:cs="Times New Roman"/>
          <w:color w:val="000000"/>
        </w:rPr>
        <w:t>覆盖词汇、汉字、语音、语法、话题、功能等多维语言要素</w:t>
      </w:r>
      <w:del w:id="56" w:author="Think" w:date="2026-03-23T19:52:00Z">
        <w:r w:rsidDel="002E7A6C">
          <w:rPr>
            <w:rFonts w:ascii="Times New Roman" w:hAnsi="Times New Roman" w:cs="Times New Roman" w:hint="eastAsia"/>
            <w:color w:val="000000"/>
          </w:rPr>
          <w:delText>。</w:delText>
        </w:r>
      </w:del>
      <w:ins w:id="57" w:author="Think" w:date="2026-03-23T19:52:00Z">
        <w:r w:rsidR="002E7A6C">
          <w:rPr>
            <w:rFonts w:ascii="Times New Roman" w:hAnsi="Times New Roman" w:cs="Times New Roman" w:hint="eastAsia"/>
            <w:color w:val="000000"/>
          </w:rPr>
          <w:t>，</w:t>
        </w:r>
      </w:ins>
      <w:r>
        <w:rPr>
          <w:rFonts w:ascii="Times New Roman" w:hAnsi="Times New Roman" w:cs="Times New Roman"/>
          <w:color w:val="000000"/>
        </w:rPr>
        <w:t>与《等级标准》配套的</w:t>
      </w:r>
      <w:r>
        <w:rPr>
          <w:rFonts w:ascii="Times New Roman" w:hAnsi="Times New Roman" w:cs="Times New Roman"/>
          <w:color w:val="000000"/>
        </w:rPr>
        <w:t>HSK 3.0</w:t>
      </w:r>
      <w:r>
        <w:rPr>
          <w:rFonts w:ascii="Times New Roman" w:hAnsi="Times New Roman" w:cs="Times New Roman"/>
          <w:color w:val="000000"/>
        </w:rPr>
        <w:t>考试大纲于</w:t>
      </w:r>
      <w:r>
        <w:rPr>
          <w:rFonts w:ascii="Times New Roman" w:hAnsi="Times New Roman" w:cs="Times New Roman"/>
          <w:color w:val="000000"/>
        </w:rPr>
        <w:t>202</w:t>
      </w:r>
      <w:r>
        <w:rPr>
          <w:rFonts w:ascii="Times New Roman" w:hAnsi="Times New Roman" w:cs="Times New Roman" w:hint="eastAsia"/>
          <w:color w:val="000000"/>
        </w:rPr>
        <w:t>5</w:t>
      </w:r>
      <w:r>
        <w:rPr>
          <w:rFonts w:ascii="Times New Roman" w:hAnsi="Times New Roman" w:cs="Times New Roman"/>
          <w:color w:val="000000"/>
        </w:rPr>
        <w:t>正式公布</w:t>
      </w:r>
      <w:del w:id="58" w:author="Think" w:date="2026-03-23T19:52:00Z">
        <w:r w:rsidDel="002E7A6C">
          <w:rPr>
            <w:rFonts w:ascii="Times New Roman" w:hAnsi="Times New Roman" w:cs="Times New Roman"/>
            <w:color w:val="000000"/>
          </w:rPr>
          <w:delText>，词汇大纲收录</w:delText>
        </w:r>
        <w:r w:rsidDel="002E7A6C">
          <w:rPr>
            <w:rFonts w:ascii="Times New Roman" w:hAnsi="Times New Roman" w:cs="Times New Roman"/>
            <w:color w:val="000000"/>
          </w:rPr>
          <w:delText>11000</w:delText>
        </w:r>
        <w:r w:rsidDel="002E7A6C">
          <w:rPr>
            <w:rFonts w:ascii="Times New Roman" w:hAnsi="Times New Roman" w:cs="Times New Roman"/>
            <w:color w:val="000000"/>
          </w:rPr>
          <w:delText>词，语法大纲</w:delText>
        </w:r>
        <w:r w:rsidDel="002E7A6C">
          <w:rPr>
            <w:rFonts w:ascii="Times New Roman" w:hAnsi="Times New Roman" w:cs="Times New Roman"/>
            <w:color w:val="000000"/>
          </w:rPr>
          <w:delText>593</w:delText>
        </w:r>
        <w:r w:rsidDel="002E7A6C">
          <w:rPr>
            <w:rFonts w:ascii="Times New Roman" w:hAnsi="Times New Roman" w:cs="Times New Roman"/>
            <w:color w:val="000000"/>
          </w:rPr>
          <w:delText>条</w:delText>
        </w:r>
      </w:del>
      <w:r>
        <w:rPr>
          <w:rFonts w:ascii="Times New Roman" w:hAnsi="Times New Roman" w:cs="Times New Roman"/>
          <w:color w:val="000000"/>
        </w:rPr>
        <w:t>。</w:t>
      </w:r>
    </w:p>
    <w:p w:rsidR="00C905BA" w:rsidRDefault="00504D2F">
      <w:pPr>
        <w:adjustRightInd w:val="0"/>
        <w:snapToGrid w:val="0"/>
        <w:spacing w:line="360" w:lineRule="auto"/>
        <w:ind w:firstLine="440"/>
        <w:rPr>
          <w:rFonts w:ascii="Times New Roman" w:hAnsi="Times New Roman" w:cs="Times New Roman"/>
        </w:rPr>
      </w:pPr>
      <w:ins w:id="59" w:author="Think" w:date="2026-03-23T19:56:00Z">
        <w:r>
          <w:rPr>
            <w:rFonts w:ascii="Times New Roman" w:hAnsi="Times New Roman" w:cs="Times New Roman" w:hint="eastAsia"/>
            <w:color w:val="000000"/>
          </w:rPr>
          <w:t>中国的</w:t>
        </w:r>
      </w:ins>
      <w:ins w:id="60" w:author="Think" w:date="2026-03-23T19:54:00Z">
        <w:r>
          <w:rPr>
            <w:rFonts w:ascii="Times New Roman" w:hAnsi="Times New Roman" w:cs="Times New Roman" w:hint="eastAsia"/>
            <w:color w:val="000000"/>
          </w:rPr>
          <w:t>中文水平</w:t>
        </w:r>
        <w:r>
          <w:rPr>
            <w:rFonts w:ascii="Times New Roman" w:hAnsi="Times New Roman" w:cs="Times New Roman"/>
            <w:color w:val="000000"/>
          </w:rPr>
          <w:t>等级标准</w:t>
        </w:r>
        <w:r>
          <w:rPr>
            <w:rFonts w:ascii="Times New Roman" w:hAnsi="Times New Roman" w:cs="Times New Roman" w:hint="eastAsia"/>
            <w:color w:val="000000"/>
          </w:rPr>
          <w:t>与</w:t>
        </w:r>
      </w:ins>
      <w:r w:rsidR="00011222">
        <w:rPr>
          <w:rFonts w:ascii="Times New Roman" w:hAnsi="Times New Roman" w:cs="Times New Roman"/>
          <w:color w:val="000000"/>
        </w:rPr>
        <w:t>HSK</w:t>
      </w:r>
      <w:ins w:id="61" w:author="Think" w:date="2026-03-23T19:53:00Z">
        <w:r>
          <w:rPr>
            <w:rFonts w:ascii="Times New Roman" w:hAnsi="Times New Roman" w:cs="Times New Roman" w:hint="eastAsia"/>
            <w:color w:val="000000"/>
          </w:rPr>
          <w:t>考试</w:t>
        </w:r>
      </w:ins>
      <w:ins w:id="62" w:author="Think" w:date="2026-03-23T19:54:00Z">
        <w:r>
          <w:rPr>
            <w:rFonts w:ascii="Times New Roman" w:hAnsi="Times New Roman" w:cs="Times New Roman" w:hint="eastAsia"/>
            <w:color w:val="000000"/>
          </w:rPr>
          <w:t>大纲</w:t>
        </w:r>
      </w:ins>
      <w:del w:id="63" w:author="Think" w:date="2026-03-23T19:54:00Z">
        <w:r w:rsidR="00011222" w:rsidDel="00504D2F">
          <w:rPr>
            <w:rFonts w:ascii="Times New Roman" w:hAnsi="Times New Roman" w:cs="Times New Roman"/>
            <w:color w:val="000000"/>
          </w:rPr>
          <w:delText>和《等级标准》</w:delText>
        </w:r>
      </w:del>
      <w:ins w:id="64" w:author="Think" w:date="2026-03-23T19:53:00Z">
        <w:r>
          <w:rPr>
            <w:rFonts w:ascii="Times New Roman" w:hAnsi="Times New Roman" w:cs="Times New Roman" w:hint="eastAsia"/>
            <w:color w:val="000000"/>
          </w:rPr>
          <w:t>秉持结构与功能相结合的原则，最显著的特点是</w:t>
        </w:r>
      </w:ins>
      <w:del w:id="65" w:author="Think" w:date="2026-03-23T19:53:00Z">
        <w:r w:rsidR="00011222" w:rsidDel="00504D2F">
          <w:rPr>
            <w:rFonts w:ascii="Times New Roman" w:hAnsi="Times New Roman" w:cs="Times New Roman"/>
            <w:color w:val="000000"/>
          </w:rPr>
          <w:delText>均</w:delText>
        </w:r>
      </w:del>
      <w:r w:rsidR="00011222">
        <w:rPr>
          <w:rFonts w:ascii="Times New Roman" w:hAnsi="Times New Roman" w:cs="Times New Roman"/>
          <w:color w:val="000000"/>
        </w:rPr>
        <w:t>以语言要素的难度递进为组织轴心，以词汇量化指标为分级的主要依据；</w:t>
      </w:r>
      <w:ins w:id="66" w:author="Think" w:date="2026-03-23T19:56:00Z">
        <w:r>
          <w:rPr>
            <w:rFonts w:ascii="Times New Roman" w:hAnsi="Times New Roman" w:cs="Times New Roman" w:hint="eastAsia"/>
            <w:color w:val="000000"/>
          </w:rPr>
          <w:t>美国</w:t>
        </w:r>
      </w:ins>
      <w:r w:rsidR="00011222">
        <w:rPr>
          <w:rFonts w:ascii="Times New Roman" w:hAnsi="Times New Roman" w:cs="Times New Roman"/>
          <w:color w:val="000000"/>
        </w:rPr>
        <w:t>ACTFL</w:t>
      </w:r>
      <w:ins w:id="67" w:author="Think" w:date="2026-03-23T19:56:00Z">
        <w:r>
          <w:rPr>
            <w:rFonts w:ascii="Times New Roman" w:hAnsi="Times New Roman" w:cs="Times New Roman" w:hint="eastAsia"/>
            <w:color w:val="000000"/>
          </w:rPr>
          <w:t>的语言能力大纲</w:t>
        </w:r>
      </w:ins>
      <w:r w:rsidR="00011222">
        <w:rPr>
          <w:rFonts w:ascii="Times New Roman" w:hAnsi="Times New Roman" w:cs="Times New Roman"/>
          <w:color w:val="000000"/>
        </w:rPr>
        <w:t>则以</w:t>
      </w:r>
      <w:ins w:id="68" w:author="Think" w:date="2026-03-23T19:54:00Z">
        <w:r>
          <w:rPr>
            <w:rFonts w:ascii="Times New Roman" w:hAnsi="Times New Roman" w:cs="Times New Roman" w:hint="eastAsia"/>
            <w:color w:val="000000"/>
          </w:rPr>
          <w:t>完成</w:t>
        </w:r>
      </w:ins>
      <w:r w:rsidR="00011222">
        <w:rPr>
          <w:rFonts w:ascii="Times New Roman" w:hAnsi="Times New Roman" w:cs="Times New Roman"/>
          <w:color w:val="000000"/>
        </w:rPr>
        <w:t>交际任务</w:t>
      </w:r>
      <w:ins w:id="69" w:author="Think" w:date="2026-03-23T19:54:00Z">
        <w:r>
          <w:rPr>
            <w:rFonts w:ascii="Times New Roman" w:hAnsi="Times New Roman" w:cs="Times New Roman" w:hint="eastAsia"/>
            <w:color w:val="000000"/>
          </w:rPr>
          <w:t>的语言</w:t>
        </w:r>
      </w:ins>
      <w:r w:rsidR="00011222">
        <w:rPr>
          <w:rFonts w:ascii="Times New Roman" w:hAnsi="Times New Roman" w:cs="Times New Roman"/>
          <w:color w:val="000000"/>
        </w:rPr>
        <w:t>能力为组织轴心，等级描述聚焦于学习者在特定情境下能完成什么任务，而</w:t>
      </w:r>
      <w:proofErr w:type="gramStart"/>
      <w:r w:rsidR="00011222">
        <w:rPr>
          <w:rFonts w:ascii="Times New Roman" w:hAnsi="Times New Roman" w:cs="Times New Roman"/>
          <w:color w:val="000000"/>
        </w:rPr>
        <w:t>非掌握</w:t>
      </w:r>
      <w:proofErr w:type="gramEnd"/>
      <w:r w:rsidR="00011222">
        <w:rPr>
          <w:rFonts w:ascii="Times New Roman" w:hAnsi="Times New Roman" w:cs="Times New Roman"/>
          <w:color w:val="000000"/>
        </w:rPr>
        <w:t>了多少语言要素。</w:t>
      </w:r>
      <w:r w:rsidR="00011222">
        <w:rPr>
          <w:rFonts w:ascii="Times New Roman" w:hAnsi="Times New Roman" w:cs="Times New Roman" w:hint="eastAsia"/>
          <w:color w:val="000000"/>
        </w:rPr>
        <w:t>因此，如何科学地处理中国</w:t>
      </w:r>
      <w:del w:id="70" w:author="Think" w:date="2026-03-23T19:55:00Z">
        <w:r w:rsidR="00011222" w:rsidDel="00504D2F">
          <w:rPr>
            <w:rFonts w:ascii="Times New Roman" w:hAnsi="Times New Roman" w:cs="Times New Roman" w:hint="eastAsia"/>
            <w:color w:val="000000"/>
          </w:rPr>
          <w:delText>词表</w:delText>
        </w:r>
      </w:del>
      <w:ins w:id="71" w:author="Think" w:date="2026-03-23T19:55:00Z">
        <w:r>
          <w:rPr>
            <w:rFonts w:ascii="Times New Roman" w:hAnsi="Times New Roman" w:cs="Times New Roman" w:hint="eastAsia"/>
            <w:color w:val="000000"/>
          </w:rPr>
          <w:t>的中文水平等级标准</w:t>
        </w:r>
      </w:ins>
      <w:r w:rsidR="00011222">
        <w:rPr>
          <w:rFonts w:ascii="Times New Roman" w:hAnsi="Times New Roman" w:cs="Times New Roman" w:hint="eastAsia"/>
          <w:color w:val="000000"/>
        </w:rPr>
        <w:t>与</w:t>
      </w:r>
      <w:ins w:id="72" w:author="Think" w:date="2026-03-23T19:56:00Z">
        <w:r>
          <w:rPr>
            <w:rFonts w:ascii="Times New Roman" w:hAnsi="Times New Roman" w:cs="Times New Roman" w:hint="eastAsia"/>
            <w:color w:val="000000"/>
          </w:rPr>
          <w:t>美国</w:t>
        </w:r>
      </w:ins>
      <w:r w:rsidR="00011222">
        <w:rPr>
          <w:rFonts w:ascii="Times New Roman" w:hAnsi="Times New Roman" w:cs="Times New Roman" w:hint="eastAsia"/>
          <w:color w:val="000000"/>
        </w:rPr>
        <w:t>ACTFL</w:t>
      </w:r>
      <w:del w:id="73" w:author="Think" w:date="2026-03-23T19:56:00Z">
        <w:r w:rsidR="00011222" w:rsidDel="00504D2F">
          <w:rPr>
            <w:rFonts w:ascii="Times New Roman" w:hAnsi="Times New Roman" w:cs="Times New Roman" w:hint="eastAsia"/>
            <w:color w:val="000000"/>
          </w:rPr>
          <w:delText>功能词表</w:delText>
        </w:r>
      </w:del>
      <w:ins w:id="74" w:author="Think" w:date="2026-03-23T19:56:00Z">
        <w:r>
          <w:rPr>
            <w:rFonts w:ascii="Times New Roman" w:hAnsi="Times New Roman" w:cs="Times New Roman" w:hint="eastAsia"/>
            <w:color w:val="000000"/>
          </w:rPr>
          <w:t>语言能力大纲之间</w:t>
        </w:r>
      </w:ins>
      <w:r w:rsidR="00011222">
        <w:rPr>
          <w:rFonts w:ascii="Times New Roman" w:hAnsi="Times New Roman" w:cs="Times New Roman" w:hint="eastAsia"/>
          <w:color w:val="000000"/>
        </w:rPr>
        <w:t>的等级对应，成为了本项目需要解决的主要问题。</w:t>
      </w:r>
    </w:p>
    <w:p w:rsidR="00C905BA" w:rsidRDefault="00011222">
      <w:pPr>
        <w:numPr>
          <w:ilvl w:val="0"/>
          <w:numId w:val="1"/>
        </w:numPr>
        <w:adjustRightInd w:val="0"/>
        <w:snapToGrid w:val="0"/>
        <w:spacing w:line="360" w:lineRule="auto"/>
        <w:outlineLvl w:val="0"/>
        <w:rPr>
          <w:rFonts w:ascii="Times New Roman" w:hAnsi="Times New Roman" w:cs="Times New Roman"/>
          <w:b/>
          <w:bCs/>
          <w:sz w:val="28"/>
          <w:szCs w:val="28"/>
        </w:rPr>
      </w:pPr>
      <w:r>
        <w:rPr>
          <w:rFonts w:ascii="Times New Roman" w:hAnsi="Times New Roman" w:cs="Times New Roman"/>
          <w:b/>
          <w:bCs/>
          <w:sz w:val="28"/>
          <w:szCs w:val="28"/>
        </w:rPr>
        <w:t>理论基础</w:t>
      </w:r>
    </w:p>
    <w:p w:rsidR="00C905BA" w:rsidRDefault="00011222">
      <w:pPr>
        <w:pStyle w:val="2"/>
        <w:adjustRightInd w:val="0"/>
        <w:snapToGrid w:val="0"/>
        <w:spacing w:before="0" w:after="0" w:line="360" w:lineRule="auto"/>
        <w:rPr>
          <w:rFonts w:ascii="Times New Roman" w:hAnsi="Times New Roman" w:cs="Times New Roman"/>
          <w:sz w:val="24"/>
          <w:szCs w:val="24"/>
        </w:rPr>
      </w:pPr>
      <w:r>
        <w:rPr>
          <w:rFonts w:ascii="Times New Roman" w:hAnsi="Times New Roman" w:cs="Times New Roman"/>
          <w:sz w:val="24"/>
          <w:szCs w:val="24"/>
        </w:rPr>
        <w:t xml:space="preserve">2.1 </w:t>
      </w:r>
      <w:r>
        <w:rPr>
          <w:rFonts w:ascii="Times New Roman" w:hAnsi="Times New Roman" w:cs="Times New Roman"/>
          <w:sz w:val="24"/>
          <w:szCs w:val="24"/>
        </w:rPr>
        <w:t>词表研制的国际理论与实践</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1</w:t>
      </w:r>
      <w:r>
        <w:rPr>
          <w:rFonts w:ascii="Times New Roman" w:hAnsi="Times New Roman" w:cs="Times New Roman"/>
        </w:rPr>
        <w:t>.1</w:t>
      </w:r>
      <w:r>
        <w:rPr>
          <w:rFonts w:ascii="Times New Roman" w:hAnsi="Times New Roman" w:cs="Times New Roman" w:hint="eastAsia"/>
        </w:rPr>
        <w:t>英文分级词表的研制</w:t>
      </w:r>
    </w:p>
    <w:p w:rsidR="00C905BA" w:rsidRDefault="00011222">
      <w:pPr>
        <w:adjustRightInd w:val="0"/>
        <w:snapToGrid w:val="0"/>
        <w:spacing w:line="360" w:lineRule="auto"/>
        <w:ind w:firstLineChars="200" w:firstLine="440"/>
        <w:rPr>
          <w:rFonts w:ascii="Times New Roman" w:hAnsi="Times New Roman" w:cs="Times New Roman"/>
        </w:rPr>
      </w:pPr>
      <w:r>
        <w:rPr>
          <w:rFonts w:ascii="Times New Roman" w:hAnsi="Times New Roman" w:cs="Times New Roman"/>
        </w:rPr>
        <w:t>现代分级词表研制的奠基之作是</w:t>
      </w:r>
      <w:r>
        <w:rPr>
          <w:rFonts w:ascii="Times New Roman" w:hAnsi="Times New Roman" w:cs="Times New Roman"/>
        </w:rPr>
        <w:t>West</w:t>
      </w:r>
      <w:r>
        <w:rPr>
          <w:rFonts w:ascii="Times New Roman" w:hAnsi="Times New Roman" w:cs="Times New Roman"/>
        </w:rPr>
        <w:t>于</w:t>
      </w:r>
      <w:r>
        <w:rPr>
          <w:rFonts w:ascii="Times New Roman" w:hAnsi="Times New Roman" w:cs="Times New Roman"/>
        </w:rPr>
        <w:t>1953</w:t>
      </w:r>
      <w:r>
        <w:rPr>
          <w:rFonts w:ascii="Times New Roman" w:hAnsi="Times New Roman" w:cs="Times New Roman"/>
        </w:rPr>
        <w:t>年出版的《基础服务词表》（</w:t>
      </w:r>
      <w:r>
        <w:rPr>
          <w:rFonts w:ascii="Times New Roman" w:hAnsi="Times New Roman" w:cs="Times New Roman" w:hint="eastAsia"/>
        </w:rPr>
        <w:t>General Service List,</w:t>
      </w:r>
      <w:ins w:id="75" w:author="Think" w:date="2026-03-23T19:57:00Z">
        <w:r w:rsidR="00430752">
          <w:rPr>
            <w:rFonts w:ascii="Times New Roman" w:hAnsi="Times New Roman" w:cs="Times New Roman"/>
          </w:rPr>
          <w:t xml:space="preserve"> </w:t>
        </w:r>
      </w:ins>
      <w:r>
        <w:rPr>
          <w:rFonts w:ascii="Times New Roman" w:hAnsi="Times New Roman" w:cs="Times New Roman"/>
        </w:rPr>
        <w:t>GSL</w:t>
      </w:r>
      <w:r>
        <w:rPr>
          <w:rFonts w:ascii="Times New Roman" w:hAnsi="Times New Roman" w:cs="Times New Roman"/>
        </w:rPr>
        <w:t>），收录约</w:t>
      </w:r>
      <w:r>
        <w:rPr>
          <w:rFonts w:ascii="Times New Roman" w:hAnsi="Times New Roman" w:cs="Times New Roman"/>
        </w:rPr>
        <w:t>2000</w:t>
      </w:r>
      <w:r>
        <w:rPr>
          <w:rFonts w:ascii="Times New Roman" w:hAnsi="Times New Roman" w:cs="Times New Roman"/>
        </w:rPr>
        <w:t>个词</w:t>
      </w:r>
      <w:del w:id="76" w:author="Think" w:date="2026-03-23T19:57:00Z">
        <w:r w:rsidDel="00430752">
          <w:rPr>
            <w:rFonts w:ascii="Times New Roman" w:hAnsi="Times New Roman" w:cs="Times New Roman"/>
          </w:rPr>
          <w:delText>族</w:delText>
        </w:r>
      </w:del>
      <w:r>
        <w:rPr>
          <w:rFonts w:ascii="Times New Roman" w:hAnsi="Times New Roman" w:cs="Times New Roman"/>
        </w:rPr>
        <w:t>。</w:t>
      </w:r>
      <w:r>
        <w:rPr>
          <w:rFonts w:ascii="Times New Roman" w:hAnsi="Times New Roman" w:cs="Times New Roman"/>
        </w:rPr>
        <w:t>GSL</w:t>
      </w:r>
      <w:r>
        <w:rPr>
          <w:rFonts w:ascii="Times New Roman" w:hAnsi="Times New Roman" w:cs="Times New Roman"/>
        </w:rPr>
        <w:t>的研制方法综合了量化标准与质性判断两个维度，确立了此后词表研制的基本范式。量化层面，</w:t>
      </w:r>
      <w:r>
        <w:rPr>
          <w:rFonts w:ascii="Times New Roman" w:hAnsi="Times New Roman" w:cs="Times New Roman"/>
        </w:rPr>
        <w:t>West</w:t>
      </w:r>
      <w:r>
        <w:rPr>
          <w:rFonts w:ascii="Times New Roman" w:hAnsi="Times New Roman" w:cs="Times New Roman"/>
        </w:rPr>
        <w:t>以涵盖小说、报纸、期刊、教科书、商业手册、儿童读本等多类文本</w:t>
      </w:r>
      <w:r>
        <w:rPr>
          <w:rFonts w:ascii="Times New Roman" w:hAnsi="Times New Roman" w:cs="Times New Roman" w:hint="eastAsia"/>
        </w:rPr>
        <w:t>，</w:t>
      </w:r>
      <w:r>
        <w:rPr>
          <w:rFonts w:ascii="Times New Roman" w:hAnsi="Times New Roman" w:cs="Times New Roman"/>
        </w:rPr>
        <w:t>超过</w:t>
      </w:r>
      <w:r>
        <w:rPr>
          <w:rFonts w:ascii="Times New Roman" w:hAnsi="Times New Roman" w:cs="Times New Roman"/>
        </w:rPr>
        <w:t>500</w:t>
      </w:r>
      <w:r>
        <w:rPr>
          <w:rFonts w:ascii="Times New Roman" w:hAnsi="Times New Roman" w:cs="Times New Roman"/>
        </w:rPr>
        <w:t>万词的书面英语语料库为数据来源，以词频统计为主要选词依据；质性层面，</w:t>
      </w:r>
      <w:r>
        <w:rPr>
          <w:rFonts w:ascii="Times New Roman" w:hAnsi="Times New Roman" w:cs="Times New Roman"/>
        </w:rPr>
        <w:t>West</w:t>
      </w:r>
      <w:r>
        <w:rPr>
          <w:rFonts w:ascii="Times New Roman" w:hAnsi="Times New Roman" w:cs="Times New Roman"/>
        </w:rPr>
        <w:t>额外引入四项补充标准：易学性</w:t>
      </w:r>
      <w:r>
        <w:rPr>
          <w:rFonts w:ascii="Times New Roman" w:hAnsi="Times New Roman" w:cs="Times New Roman" w:hint="eastAsia"/>
        </w:rPr>
        <w:t>，</w:t>
      </w:r>
      <w:r>
        <w:rPr>
          <w:rFonts w:ascii="Times New Roman" w:hAnsi="Times New Roman" w:cs="Times New Roman"/>
        </w:rPr>
        <w:t>包括词形相似度带来的迁移便利</w:t>
      </w:r>
      <w:del w:id="77" w:author="Think" w:date="2026-03-23T19:58:00Z">
        <w:r w:rsidDel="00430752">
          <w:rPr>
            <w:rFonts w:ascii="Times New Roman" w:hAnsi="Times New Roman" w:cs="Times New Roman"/>
          </w:rPr>
          <w:delText>）</w:delText>
        </w:r>
      </w:del>
      <w:r>
        <w:rPr>
          <w:rFonts w:ascii="Times New Roman" w:hAnsi="Times New Roman" w:cs="Times New Roman" w:hint="eastAsia"/>
        </w:rPr>
        <w:t>；</w:t>
      </w:r>
      <w:r>
        <w:rPr>
          <w:rFonts w:ascii="Times New Roman" w:hAnsi="Times New Roman" w:cs="Times New Roman"/>
        </w:rPr>
        <w:t>必要性</w:t>
      </w:r>
      <w:r>
        <w:rPr>
          <w:rFonts w:ascii="Times New Roman" w:hAnsi="Times New Roman" w:cs="Times New Roman" w:hint="eastAsia"/>
        </w:rPr>
        <w:t>，</w:t>
      </w:r>
      <w:r>
        <w:rPr>
          <w:rFonts w:ascii="Times New Roman" w:hAnsi="Times New Roman" w:cs="Times New Roman"/>
        </w:rPr>
        <w:t>即某一概念的不可替代性</w:t>
      </w:r>
      <w:r>
        <w:rPr>
          <w:rFonts w:ascii="Times New Roman" w:hAnsi="Times New Roman" w:cs="Times New Roman" w:hint="eastAsia"/>
        </w:rPr>
        <w:t>；</w:t>
      </w:r>
      <w:r>
        <w:rPr>
          <w:rFonts w:ascii="Times New Roman" w:hAnsi="Times New Roman" w:cs="Times New Roman"/>
        </w:rPr>
        <w:t>覆盖度，指一个词能替代其他词所表达意义的程度</w:t>
      </w:r>
      <w:r>
        <w:rPr>
          <w:rFonts w:ascii="Times New Roman" w:hAnsi="Times New Roman" w:cs="Times New Roman" w:hint="eastAsia"/>
        </w:rPr>
        <w:t>；</w:t>
      </w:r>
      <w:r>
        <w:rPr>
          <w:rFonts w:ascii="Times New Roman" w:hAnsi="Times New Roman" w:cs="Times New Roman"/>
        </w:rPr>
        <w:t>风格中性</w:t>
      </w:r>
      <w:r>
        <w:rPr>
          <w:rFonts w:ascii="Times New Roman" w:hAnsi="Times New Roman" w:cs="Times New Roman" w:hint="eastAsia"/>
        </w:rPr>
        <w:t>，</w:t>
      </w:r>
      <w:r>
        <w:rPr>
          <w:rFonts w:ascii="Times New Roman" w:hAnsi="Times New Roman" w:cs="Times New Roman"/>
        </w:rPr>
        <w:t>确保词表收录的是风格无标记的通用表达</w:t>
      </w:r>
      <w:del w:id="78" w:author="Think" w:date="2026-03-23T19:58:00Z">
        <w:r w:rsidDel="00430752">
          <w:rPr>
            <w:rFonts w:ascii="Times New Roman" w:hAnsi="Times New Roman" w:cs="Times New Roman"/>
          </w:rPr>
          <w:delText>）</w:delText>
        </w:r>
      </w:del>
      <w:r>
        <w:rPr>
          <w:rFonts w:ascii="Times New Roman" w:hAnsi="Times New Roman" w:cs="Times New Roman"/>
        </w:rPr>
        <w:t>（</w:t>
      </w:r>
      <w:r>
        <w:rPr>
          <w:rFonts w:ascii="Times New Roman" w:hAnsi="Times New Roman" w:cs="Times New Roman"/>
        </w:rPr>
        <w:t>West</w:t>
      </w:r>
      <w:r>
        <w:rPr>
          <w:rFonts w:ascii="Times New Roman" w:hAnsi="Times New Roman" w:cs="Times New Roman"/>
        </w:rPr>
        <w:t>，</w:t>
      </w:r>
      <w:r>
        <w:rPr>
          <w:rFonts w:ascii="Times New Roman" w:hAnsi="Times New Roman" w:cs="Times New Roman"/>
        </w:rPr>
        <w:t>1953</w:t>
      </w:r>
      <w:r>
        <w:rPr>
          <w:rFonts w:ascii="Times New Roman" w:hAnsi="Times New Roman" w:cs="Times New Roman"/>
        </w:rPr>
        <w:t>；</w:t>
      </w:r>
      <w:proofErr w:type="spellStart"/>
      <w:r>
        <w:rPr>
          <w:rFonts w:ascii="Times New Roman" w:hAnsi="Times New Roman" w:cs="Times New Roman"/>
        </w:rPr>
        <w:t>Brezina</w:t>
      </w:r>
      <w:proofErr w:type="spellEnd"/>
      <w:r>
        <w:rPr>
          <w:rFonts w:ascii="Times New Roman" w:hAnsi="Times New Roman" w:cs="Times New Roman"/>
        </w:rPr>
        <w:t xml:space="preserve"> &amp; </w:t>
      </w:r>
      <w:proofErr w:type="spellStart"/>
      <w:r>
        <w:rPr>
          <w:rFonts w:ascii="Times New Roman" w:hAnsi="Times New Roman" w:cs="Times New Roman"/>
        </w:rPr>
        <w:t>Gablasova</w:t>
      </w:r>
      <w:proofErr w:type="spellEnd"/>
      <w:r>
        <w:rPr>
          <w:rFonts w:ascii="Times New Roman" w:hAnsi="Times New Roman" w:cs="Times New Roman"/>
        </w:rPr>
        <w:t>，</w:t>
      </w:r>
      <w:r>
        <w:rPr>
          <w:rFonts w:ascii="Times New Roman" w:hAnsi="Times New Roman" w:cs="Times New Roman"/>
        </w:rPr>
        <w:t>2015</w:t>
      </w:r>
      <w:r>
        <w:rPr>
          <w:rFonts w:ascii="Times New Roman" w:hAnsi="Times New Roman" w:cs="Times New Roman"/>
        </w:rPr>
        <w:t>）。</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color w:val="000000"/>
        </w:rPr>
        <w:t>Nation</w:t>
      </w:r>
      <w:r>
        <w:rPr>
          <w:rFonts w:ascii="Times New Roman" w:hAnsi="Times New Roman" w:cs="Times New Roman"/>
          <w:color w:val="000000"/>
        </w:rPr>
        <w:t>（</w:t>
      </w:r>
      <w:r>
        <w:rPr>
          <w:rFonts w:ascii="Times New Roman" w:hAnsi="Times New Roman" w:cs="Times New Roman"/>
          <w:color w:val="000000"/>
        </w:rPr>
        <w:t>2001</w:t>
      </w:r>
      <w:r>
        <w:rPr>
          <w:rFonts w:ascii="Times New Roman" w:hAnsi="Times New Roman" w:cs="Times New Roman"/>
          <w:color w:val="000000"/>
        </w:rPr>
        <w:t>，</w:t>
      </w:r>
      <w:r>
        <w:rPr>
          <w:rFonts w:ascii="Times New Roman" w:hAnsi="Times New Roman" w:cs="Times New Roman"/>
          <w:color w:val="000000"/>
        </w:rPr>
        <w:t>2016</w:t>
      </w:r>
      <w:r>
        <w:rPr>
          <w:rFonts w:ascii="Times New Roman" w:hAnsi="Times New Roman" w:cs="Times New Roman"/>
          <w:color w:val="000000"/>
        </w:rPr>
        <w:t>）系统提出了词表选取的三大量化标准：频率（</w:t>
      </w:r>
      <w:r>
        <w:rPr>
          <w:rFonts w:ascii="Times New Roman" w:hAnsi="Times New Roman" w:cs="Times New Roman"/>
          <w:color w:val="000000"/>
        </w:rPr>
        <w:t>frequency</w:t>
      </w:r>
      <w:r>
        <w:rPr>
          <w:rFonts w:ascii="Times New Roman" w:hAnsi="Times New Roman" w:cs="Times New Roman"/>
          <w:color w:val="000000"/>
        </w:rPr>
        <w:t>，目标语料库中</w:t>
      </w:r>
      <w:r>
        <w:rPr>
          <w:rFonts w:ascii="Times New Roman" w:hAnsi="Times New Roman" w:cs="Times New Roman"/>
          <w:color w:val="000000"/>
        </w:rPr>
        <w:lastRenderedPageBreak/>
        <w:t>词语出现的绝对次数）、范围（</w:t>
      </w:r>
      <w:r>
        <w:rPr>
          <w:rFonts w:ascii="Times New Roman" w:hAnsi="Times New Roman" w:cs="Times New Roman"/>
          <w:color w:val="000000"/>
        </w:rPr>
        <w:t>range</w:t>
      </w:r>
      <w:r>
        <w:rPr>
          <w:rFonts w:ascii="Times New Roman" w:hAnsi="Times New Roman" w:cs="Times New Roman"/>
          <w:color w:val="000000"/>
        </w:rPr>
        <w:t>，词语在语料库不同子语料中出现的广度）、分散度（</w:t>
      </w:r>
      <w:r>
        <w:rPr>
          <w:rFonts w:ascii="Times New Roman" w:hAnsi="Times New Roman" w:cs="Times New Roman"/>
          <w:color w:val="000000"/>
        </w:rPr>
        <w:t>dispersion</w:t>
      </w:r>
      <w:r>
        <w:rPr>
          <w:rFonts w:ascii="Times New Roman" w:hAnsi="Times New Roman" w:cs="Times New Roman"/>
          <w:color w:val="000000"/>
        </w:rPr>
        <w:t>，词语在语料库不同部分分布的均匀程度）。三者综合</w:t>
      </w:r>
      <w:proofErr w:type="gramStart"/>
      <w:r>
        <w:rPr>
          <w:rFonts w:ascii="Times New Roman" w:hAnsi="Times New Roman" w:cs="Times New Roman"/>
          <w:color w:val="000000"/>
        </w:rPr>
        <w:t>考量</w:t>
      </w:r>
      <w:proofErr w:type="gramEnd"/>
      <w:r>
        <w:rPr>
          <w:rFonts w:ascii="Times New Roman" w:hAnsi="Times New Roman" w:cs="Times New Roman"/>
          <w:color w:val="000000"/>
        </w:rPr>
        <w:t>可过滤掉「频率高但范围窄」的特化词汇，保留在广泛情境中均有使用价值的通用词汇。</w:t>
      </w:r>
    </w:p>
    <w:p w:rsidR="00C905BA" w:rsidRDefault="00011222">
      <w:pPr>
        <w:adjustRightInd w:val="0"/>
        <w:snapToGrid w:val="0"/>
        <w:spacing w:line="360" w:lineRule="auto"/>
        <w:ind w:firstLineChars="200" w:firstLine="440"/>
        <w:rPr>
          <w:rFonts w:ascii="Times New Roman" w:hAnsi="Times New Roman" w:cs="Times New Roman"/>
        </w:rPr>
      </w:pPr>
      <w:r>
        <w:rPr>
          <w:rFonts w:ascii="Times New Roman" w:hAnsi="Times New Roman" w:cs="Times New Roman"/>
        </w:rPr>
        <w:t>GSL</w:t>
      </w:r>
      <w:r>
        <w:rPr>
          <w:rFonts w:ascii="Times New Roman" w:hAnsi="Times New Roman" w:cs="Times New Roman"/>
        </w:rPr>
        <w:t>的局限性在于语料库规模仅</w:t>
      </w:r>
      <w:r>
        <w:rPr>
          <w:rFonts w:ascii="Times New Roman" w:hAnsi="Times New Roman" w:cs="Times New Roman"/>
        </w:rPr>
        <w:t>500</w:t>
      </w:r>
      <w:r>
        <w:rPr>
          <w:rFonts w:ascii="Times New Roman" w:hAnsi="Times New Roman" w:cs="Times New Roman"/>
        </w:rPr>
        <w:t>万词且以</w:t>
      </w:r>
      <w:r>
        <w:rPr>
          <w:rFonts w:ascii="Times New Roman" w:hAnsi="Times New Roman" w:cs="Times New Roman"/>
        </w:rPr>
        <w:t>1950</w:t>
      </w:r>
      <w:r>
        <w:rPr>
          <w:rFonts w:ascii="Times New Roman" w:hAnsi="Times New Roman" w:cs="Times New Roman"/>
        </w:rPr>
        <w:t>年前的书面文本为主，缺少口语语料，使其对当代学习者的适用性受到质疑（</w:t>
      </w:r>
      <w:r>
        <w:rPr>
          <w:rFonts w:ascii="Times New Roman" w:hAnsi="Times New Roman" w:cs="Times New Roman"/>
        </w:rPr>
        <w:t>Tong et al.</w:t>
      </w:r>
      <w:r>
        <w:rPr>
          <w:rFonts w:ascii="Times New Roman" w:hAnsi="Times New Roman" w:cs="Times New Roman"/>
        </w:rPr>
        <w:t>，</w:t>
      </w:r>
      <w:r>
        <w:rPr>
          <w:rFonts w:ascii="Times New Roman" w:hAnsi="Times New Roman" w:cs="Times New Roman"/>
        </w:rPr>
        <w:t>2025</w:t>
      </w:r>
      <w:r>
        <w:rPr>
          <w:rFonts w:ascii="Times New Roman" w:hAnsi="Times New Roman" w:cs="Times New Roman"/>
        </w:rPr>
        <w:t>）。</w:t>
      </w:r>
      <w:r>
        <w:rPr>
          <w:rFonts w:ascii="Times New Roman" w:hAnsi="Times New Roman" w:cs="Times New Roman"/>
        </w:rPr>
        <w:t>Coxhead</w:t>
      </w:r>
      <w:r>
        <w:rPr>
          <w:rFonts w:ascii="Times New Roman" w:hAnsi="Times New Roman" w:cs="Times New Roman"/>
        </w:rPr>
        <w:t>（</w:t>
      </w:r>
      <w:r>
        <w:rPr>
          <w:rFonts w:ascii="Times New Roman" w:hAnsi="Times New Roman" w:cs="Times New Roman"/>
        </w:rPr>
        <w:t>2000</w:t>
      </w:r>
      <w:r>
        <w:rPr>
          <w:rFonts w:ascii="Times New Roman" w:hAnsi="Times New Roman" w:cs="Times New Roman"/>
        </w:rPr>
        <w:t>）在</w:t>
      </w:r>
      <w:r>
        <w:rPr>
          <w:rFonts w:ascii="Times New Roman" w:hAnsi="Times New Roman" w:cs="Times New Roman"/>
        </w:rPr>
        <w:t>GSL</w:t>
      </w:r>
      <w:r>
        <w:rPr>
          <w:rFonts w:ascii="Times New Roman" w:hAnsi="Times New Roman" w:cs="Times New Roman"/>
        </w:rPr>
        <w:t>基础上研制了《学术词汇表》（</w:t>
      </w:r>
      <w:r>
        <w:rPr>
          <w:rFonts w:ascii="Times New Roman" w:hAnsi="Times New Roman" w:cs="Times New Roman"/>
        </w:rPr>
        <w:t>AWL</w:t>
      </w:r>
      <w:r>
        <w:rPr>
          <w:rFonts w:ascii="Times New Roman" w:hAnsi="Times New Roman" w:cs="Times New Roman"/>
        </w:rPr>
        <w:t>），专门覆盖学术语境的高频词汇。其研制方法在量化标准上有明确创新：要求候选词语在学术语料库（涵盖人文、法律、科学、商科四大领域共计</w:t>
      </w:r>
      <w:r>
        <w:rPr>
          <w:rFonts w:ascii="Times New Roman" w:hAnsi="Times New Roman" w:cs="Times New Roman"/>
        </w:rPr>
        <w:t>350</w:t>
      </w:r>
      <w:r>
        <w:rPr>
          <w:rFonts w:ascii="Times New Roman" w:hAnsi="Times New Roman" w:cs="Times New Roman"/>
        </w:rPr>
        <w:t>万词）中不仅具有较高频率，且必须出现在</w:t>
      </w:r>
      <w:r>
        <w:rPr>
          <w:rFonts w:ascii="Times New Roman" w:hAnsi="Times New Roman" w:cs="Times New Roman"/>
        </w:rPr>
        <w:t>10</w:t>
      </w:r>
      <w:r>
        <w:rPr>
          <w:rFonts w:ascii="Times New Roman" w:hAnsi="Times New Roman" w:cs="Times New Roman"/>
        </w:rPr>
        <w:t>个学科领域子语料库中的至少</w:t>
      </w:r>
      <w:r>
        <w:rPr>
          <w:rFonts w:ascii="Times New Roman" w:hAnsi="Times New Roman" w:cs="Times New Roman"/>
        </w:rPr>
        <w:t>7</w:t>
      </w:r>
      <w:r>
        <w:rPr>
          <w:rFonts w:ascii="Times New Roman" w:hAnsi="Times New Roman" w:cs="Times New Roman"/>
        </w:rPr>
        <w:t>个</w:t>
      </w:r>
      <w:r>
        <w:rPr>
          <w:rFonts w:ascii="Times New Roman" w:hAnsi="Times New Roman" w:cs="Times New Roman"/>
        </w:rPr>
        <w:t>——</w:t>
      </w:r>
      <w:r>
        <w:rPr>
          <w:color w:val="000000"/>
        </w:rPr>
        <w:t>以此确保</w:t>
      </w:r>
      <w:r>
        <w:rPr>
          <w:rFonts w:hint="eastAsia"/>
          <w:color w:val="000000"/>
        </w:rPr>
        <w:t>“</w:t>
      </w:r>
      <w:r>
        <w:rPr>
          <w:color w:val="000000"/>
        </w:rPr>
        <w:t>领域范围</w:t>
      </w:r>
      <w:r>
        <w:rPr>
          <w:rFonts w:ascii="Times New Roman" w:hAnsi="Times New Roman" w:cs="Times New Roman"/>
        </w:rPr>
        <w:t>（</w:t>
      </w:r>
      <w:r>
        <w:rPr>
          <w:rFonts w:ascii="Times New Roman" w:hAnsi="Times New Roman" w:cs="Times New Roman"/>
        </w:rPr>
        <w:t>range</w:t>
      </w:r>
      <w:r>
        <w:rPr>
          <w:rFonts w:ascii="Times New Roman" w:hAnsi="Times New Roman" w:cs="Times New Roman"/>
        </w:rPr>
        <w:t>）</w:t>
      </w:r>
      <w:r>
        <w:rPr>
          <w:rFonts w:hint="eastAsia"/>
          <w:color w:val="000000"/>
        </w:rPr>
        <w:t>”</w:t>
      </w:r>
      <w:r>
        <w:rPr>
          <w:color w:val="000000"/>
        </w:rPr>
        <w:t>足够广泛，避免收录只在少</w:t>
      </w:r>
      <w:r>
        <w:rPr>
          <w:rFonts w:ascii="Times New Roman" w:hAnsi="Times New Roman" w:cs="Times New Roman"/>
        </w:rPr>
        <w:t>数学科高频的专门化词汇。</w:t>
      </w:r>
      <w:r>
        <w:rPr>
          <w:rFonts w:ascii="Times New Roman" w:hAnsi="Times New Roman" w:cs="Times New Roman"/>
        </w:rPr>
        <w:t>AWL</w:t>
      </w:r>
      <w:r>
        <w:rPr>
          <w:rFonts w:ascii="Times New Roman" w:hAnsi="Times New Roman" w:cs="Times New Roman"/>
        </w:rPr>
        <w:t>的研制框架直接影响了此后</w:t>
      </w:r>
      <w:proofErr w:type="gramStart"/>
      <w:r>
        <w:rPr>
          <w:rFonts w:ascii="Times New Roman" w:hAnsi="Times New Roman" w:cs="Times New Roman"/>
        </w:rPr>
        <w:t>的专域词表</w:t>
      </w:r>
      <w:proofErr w:type="gramEnd"/>
      <w:r>
        <w:rPr>
          <w:rFonts w:ascii="Times New Roman" w:hAnsi="Times New Roman" w:cs="Times New Roman"/>
        </w:rPr>
        <w:t>研究（如医学词表、科学词表等）。</w:t>
      </w:r>
      <w:r>
        <w:rPr>
          <w:rFonts w:ascii="Times New Roman" w:hAnsi="Times New Roman" w:cs="Times New Roman"/>
        </w:rPr>
        <w:t xml:space="preserve">Browne, </w:t>
      </w:r>
      <w:proofErr w:type="spellStart"/>
      <w:r>
        <w:rPr>
          <w:rFonts w:ascii="Times New Roman" w:hAnsi="Times New Roman" w:cs="Times New Roman"/>
        </w:rPr>
        <w:t>Culligan</w:t>
      </w:r>
      <w:proofErr w:type="spellEnd"/>
      <w:r>
        <w:rPr>
          <w:rFonts w:ascii="Times New Roman" w:hAnsi="Times New Roman" w:cs="Times New Roman"/>
        </w:rPr>
        <w:t xml:space="preserve"> &amp; Phillips</w:t>
      </w:r>
      <w:r>
        <w:rPr>
          <w:rFonts w:ascii="Times New Roman" w:hAnsi="Times New Roman" w:cs="Times New Roman"/>
        </w:rPr>
        <w:t>（</w:t>
      </w:r>
      <w:r>
        <w:rPr>
          <w:rFonts w:ascii="Times New Roman" w:hAnsi="Times New Roman" w:cs="Times New Roman"/>
        </w:rPr>
        <w:t>2013</w:t>
      </w:r>
      <w:r>
        <w:rPr>
          <w:rFonts w:ascii="Times New Roman" w:hAnsi="Times New Roman" w:cs="Times New Roman"/>
        </w:rPr>
        <w:t>）的</w:t>
      </w:r>
      <w:r>
        <w:rPr>
          <w:rFonts w:ascii="Times New Roman" w:hAnsi="Times New Roman" w:cs="Times New Roman"/>
        </w:rPr>
        <w:t>NGSL</w:t>
      </w:r>
      <w:r>
        <w:rPr>
          <w:rFonts w:ascii="Times New Roman" w:hAnsi="Times New Roman" w:cs="Times New Roman"/>
        </w:rPr>
        <w:t>（</w:t>
      </w:r>
      <w:r>
        <w:rPr>
          <w:rFonts w:ascii="Times New Roman" w:hAnsi="Times New Roman" w:cs="Times New Roman"/>
        </w:rPr>
        <w:t>New General Service List</w:t>
      </w:r>
      <w:r>
        <w:rPr>
          <w:rFonts w:ascii="Times New Roman" w:hAnsi="Times New Roman" w:cs="Times New Roman"/>
        </w:rPr>
        <w:t>）以</w:t>
      </w:r>
      <w:r>
        <w:rPr>
          <w:rFonts w:ascii="Times New Roman" w:hAnsi="Times New Roman" w:cs="Times New Roman"/>
        </w:rPr>
        <w:t>2.73</w:t>
      </w:r>
      <w:r>
        <w:rPr>
          <w:rFonts w:ascii="Times New Roman" w:hAnsi="Times New Roman" w:cs="Times New Roman"/>
        </w:rPr>
        <w:t>亿词的剑桥英语语料库子集为数据来源，采用纯频率排序方法，剔除了</w:t>
      </w:r>
      <w:r>
        <w:rPr>
          <w:rFonts w:ascii="Times New Roman" w:hAnsi="Times New Roman" w:cs="Times New Roman"/>
        </w:rPr>
        <w:t>West</w:t>
      </w:r>
      <w:r>
        <w:rPr>
          <w:rFonts w:ascii="Times New Roman" w:hAnsi="Times New Roman" w:cs="Times New Roman"/>
        </w:rPr>
        <w:t>版本中的质性判断成分，最终收录</w:t>
      </w:r>
      <w:r>
        <w:rPr>
          <w:rFonts w:ascii="Times New Roman" w:hAnsi="Times New Roman" w:cs="Times New Roman"/>
        </w:rPr>
        <w:t>2809</w:t>
      </w:r>
      <w:r>
        <w:rPr>
          <w:rFonts w:ascii="Times New Roman" w:hAnsi="Times New Roman" w:cs="Times New Roman"/>
        </w:rPr>
        <w:t>词</w:t>
      </w:r>
      <w:del w:id="79" w:author="Think" w:date="2026-03-23T20:01:00Z">
        <w:r w:rsidDel="00745A2F">
          <w:rPr>
            <w:rFonts w:ascii="Times New Roman" w:hAnsi="Times New Roman" w:cs="Times New Roman"/>
          </w:rPr>
          <w:delText>族</w:delText>
        </w:r>
      </w:del>
      <w:r>
        <w:rPr>
          <w:rFonts w:ascii="Times New Roman" w:hAnsi="Times New Roman" w:cs="Times New Roman"/>
        </w:rPr>
        <w:t>；</w:t>
      </w:r>
      <w:proofErr w:type="spellStart"/>
      <w:r>
        <w:rPr>
          <w:rFonts w:ascii="Times New Roman" w:hAnsi="Times New Roman" w:cs="Times New Roman"/>
        </w:rPr>
        <w:t>Brezina</w:t>
      </w:r>
      <w:proofErr w:type="spellEnd"/>
      <w:r>
        <w:rPr>
          <w:rFonts w:ascii="Times New Roman" w:hAnsi="Times New Roman" w:cs="Times New Roman"/>
        </w:rPr>
        <w:t xml:space="preserve"> &amp; </w:t>
      </w:r>
      <w:proofErr w:type="spellStart"/>
      <w:r>
        <w:rPr>
          <w:rFonts w:ascii="Times New Roman" w:hAnsi="Times New Roman" w:cs="Times New Roman"/>
        </w:rPr>
        <w:t>Gablasova</w:t>
      </w:r>
      <w:proofErr w:type="spellEnd"/>
      <w:r>
        <w:rPr>
          <w:rFonts w:ascii="Times New Roman" w:hAnsi="Times New Roman" w:cs="Times New Roman"/>
        </w:rPr>
        <w:t>（</w:t>
      </w:r>
      <w:r>
        <w:rPr>
          <w:rFonts w:ascii="Times New Roman" w:hAnsi="Times New Roman" w:cs="Times New Roman"/>
        </w:rPr>
        <w:t>2015</w:t>
      </w:r>
      <w:r>
        <w:rPr>
          <w:rFonts w:ascii="Times New Roman" w:hAnsi="Times New Roman" w:cs="Times New Roman"/>
        </w:rPr>
        <w:t>）的</w:t>
      </w:r>
      <w:r>
        <w:rPr>
          <w:rFonts w:ascii="Times New Roman" w:hAnsi="Times New Roman" w:cs="Times New Roman"/>
        </w:rPr>
        <w:t>new-GSL</w:t>
      </w:r>
      <w:r>
        <w:rPr>
          <w:rFonts w:ascii="Times New Roman" w:hAnsi="Times New Roman" w:cs="Times New Roman"/>
        </w:rPr>
        <w:t>以英国国家语料库等多个大型语料库为数据来源，引入</w:t>
      </w:r>
      <w:r>
        <w:rPr>
          <w:rFonts w:ascii="Times New Roman" w:hAnsi="Times New Roman" w:cs="Times New Roman" w:hint="eastAsia"/>
        </w:rPr>
        <w:t>“</w:t>
      </w:r>
      <w:r>
        <w:rPr>
          <w:rFonts w:ascii="Times New Roman" w:hAnsi="Times New Roman" w:cs="Times New Roman"/>
        </w:rPr>
        <w:t>平均缩减频率</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rPr>
        <w:t>Average Reduced Frequency</w:t>
      </w:r>
      <w:r>
        <w:rPr>
          <w:rFonts w:ascii="Times New Roman" w:hAnsi="Times New Roman" w:cs="Times New Roman"/>
        </w:rPr>
        <w:t>，</w:t>
      </w:r>
      <w:r>
        <w:rPr>
          <w:rFonts w:ascii="Times New Roman" w:hAnsi="Times New Roman" w:cs="Times New Roman"/>
        </w:rPr>
        <w:t>ARF</w:t>
      </w:r>
      <w:r>
        <w:rPr>
          <w:rFonts w:ascii="Times New Roman" w:hAnsi="Times New Roman" w:cs="Times New Roman"/>
        </w:rPr>
        <w:t>）作为综合频率与分散度的量化指标，以</w:t>
      </w:r>
      <w:r>
        <w:rPr>
          <w:rFonts w:ascii="Times New Roman" w:hAnsi="Times New Roman" w:cs="Times New Roman" w:hint="eastAsia"/>
        </w:rPr>
        <w:t>“</w:t>
      </w:r>
      <w:r>
        <w:rPr>
          <w:rFonts w:ascii="Times New Roman" w:hAnsi="Times New Roman" w:cs="Times New Roman"/>
        </w:rPr>
        <w:t>频率</w:t>
      </w:r>
      <w:r>
        <w:rPr>
          <w:rFonts w:ascii="Times New Roman" w:hAnsi="Times New Roman" w:cs="Times New Roman"/>
        </w:rPr>
        <w:t>×</w:t>
      </w:r>
      <w:r>
        <w:rPr>
          <w:rFonts w:ascii="Times New Roman" w:hAnsi="Times New Roman" w:cs="Times New Roman"/>
        </w:rPr>
        <w:t>跨语料库稳定性</w:t>
      </w:r>
      <w:r>
        <w:rPr>
          <w:rFonts w:ascii="Times New Roman" w:hAnsi="Times New Roman" w:cs="Times New Roman" w:hint="eastAsia"/>
        </w:rPr>
        <w:t>”</w:t>
      </w:r>
      <w:r>
        <w:rPr>
          <w:rFonts w:ascii="Times New Roman" w:hAnsi="Times New Roman" w:cs="Times New Roman"/>
        </w:rPr>
        <w:t>为单一量化标准，体现了向纯量化方向的转向。两个新版词表的实践意义在于：大幅扩大了语料库规模</w:t>
      </w:r>
      <w:r>
        <w:rPr>
          <w:rFonts w:ascii="Times New Roman" w:hAnsi="Times New Roman" w:cs="Times New Roman" w:hint="eastAsia"/>
        </w:rPr>
        <w:t>，</w:t>
      </w:r>
      <w:r>
        <w:rPr>
          <w:rFonts w:ascii="Times New Roman" w:hAnsi="Times New Roman" w:cs="Times New Roman"/>
        </w:rPr>
        <w:t>从</w:t>
      </w:r>
      <w:r>
        <w:rPr>
          <w:rFonts w:ascii="Times New Roman" w:hAnsi="Times New Roman" w:cs="Times New Roman"/>
        </w:rPr>
        <w:t>500</w:t>
      </w:r>
      <w:r>
        <w:rPr>
          <w:rFonts w:ascii="Times New Roman" w:hAnsi="Times New Roman" w:cs="Times New Roman"/>
        </w:rPr>
        <w:t>万词提升至</w:t>
      </w:r>
      <w:r>
        <w:rPr>
          <w:rFonts w:ascii="Times New Roman" w:hAnsi="Times New Roman" w:cs="Times New Roman"/>
        </w:rPr>
        <w:t>2-10</w:t>
      </w:r>
      <w:r>
        <w:rPr>
          <w:rFonts w:ascii="Times New Roman" w:hAnsi="Times New Roman" w:cs="Times New Roman"/>
        </w:rPr>
        <w:t>亿词量级，增加了口语语料的比重，并提高了对当代语言使用状态的反映程度（</w:t>
      </w:r>
      <w:r>
        <w:rPr>
          <w:rFonts w:ascii="Times New Roman" w:hAnsi="Times New Roman" w:cs="Times New Roman"/>
        </w:rPr>
        <w:t>Browne et al.</w:t>
      </w:r>
      <w:r>
        <w:rPr>
          <w:rFonts w:ascii="Times New Roman" w:hAnsi="Times New Roman" w:cs="Times New Roman"/>
        </w:rPr>
        <w:t>，</w:t>
      </w:r>
      <w:r>
        <w:rPr>
          <w:rFonts w:ascii="Times New Roman" w:hAnsi="Times New Roman" w:cs="Times New Roman"/>
        </w:rPr>
        <w:t>2013</w:t>
      </w:r>
      <w:r>
        <w:rPr>
          <w:rFonts w:ascii="Times New Roman" w:hAnsi="Times New Roman" w:cs="Times New Roman"/>
        </w:rPr>
        <w:t>；</w:t>
      </w:r>
      <w:proofErr w:type="spellStart"/>
      <w:r>
        <w:rPr>
          <w:rFonts w:ascii="Times New Roman" w:hAnsi="Times New Roman" w:cs="Times New Roman"/>
        </w:rPr>
        <w:t>Brezina</w:t>
      </w:r>
      <w:proofErr w:type="spellEnd"/>
      <w:r>
        <w:rPr>
          <w:rFonts w:ascii="Times New Roman" w:hAnsi="Times New Roman" w:cs="Times New Roman"/>
        </w:rPr>
        <w:t xml:space="preserve"> &amp; </w:t>
      </w:r>
      <w:proofErr w:type="spellStart"/>
      <w:r>
        <w:rPr>
          <w:rFonts w:ascii="Times New Roman" w:hAnsi="Times New Roman" w:cs="Times New Roman"/>
        </w:rPr>
        <w:t>Gablasova</w:t>
      </w:r>
      <w:proofErr w:type="spellEnd"/>
      <w:r>
        <w:rPr>
          <w:rFonts w:ascii="Times New Roman" w:hAnsi="Times New Roman" w:cs="Times New Roman"/>
        </w:rPr>
        <w:t>，</w:t>
      </w:r>
      <w:r>
        <w:rPr>
          <w:rFonts w:ascii="Times New Roman" w:hAnsi="Times New Roman" w:cs="Times New Roman"/>
        </w:rPr>
        <w:t>2015</w:t>
      </w:r>
      <w:r>
        <w:rPr>
          <w:rFonts w:ascii="Times New Roman" w:hAnsi="Times New Roman" w:cs="Times New Roman"/>
        </w:rPr>
        <w:t>）。</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hint="eastAsia"/>
        </w:rPr>
        <w:t>中</w:t>
      </w:r>
      <w:r>
        <w:rPr>
          <w:rFonts w:ascii="Times New Roman" w:hAnsi="Times New Roman" w:cs="Times New Roman"/>
        </w:rPr>
        <w:t>文分级词表的研制</w:t>
      </w:r>
    </w:p>
    <w:p w:rsidR="00C905BA" w:rsidRDefault="00011222">
      <w:pPr>
        <w:adjustRightInd w:val="0"/>
        <w:snapToGrid w:val="0"/>
        <w:spacing w:line="360" w:lineRule="auto"/>
        <w:ind w:firstLineChars="200" w:firstLine="440"/>
        <w:rPr>
          <w:rFonts w:ascii="Times New Roman" w:hAnsi="Times New Roman" w:cs="Times New Roman"/>
        </w:rPr>
      </w:pPr>
      <w:r>
        <w:rPr>
          <w:color w:val="000000"/>
        </w:rPr>
        <w:t>《等级标准》</w:t>
      </w:r>
      <w:r>
        <w:rPr>
          <w:rFonts w:ascii="Times New Roman" w:hAnsi="Times New Roman" w:cs="Times New Roman"/>
        </w:rPr>
        <w:t>词汇表参考《等级划分</w:t>
      </w:r>
      <w:r>
        <w:rPr>
          <w:rFonts w:hint="eastAsia"/>
        </w:rPr>
        <w:t>》普及化等级分档分层词汇表(2010)、“国际中文教材编写指南”高频词表、国家语言文字工作委员会“现代汉语语料库”(2015)、《义务</w:t>
      </w:r>
      <w:r>
        <w:rPr>
          <w:rFonts w:ascii="Times New Roman" w:hAnsi="Times New Roman" w:cs="Times New Roman"/>
        </w:rPr>
        <w:t>教育常用词表</w:t>
      </w:r>
      <w:r>
        <w:rPr>
          <w:rFonts w:ascii="Times New Roman" w:hAnsi="Times New Roman" w:cs="Times New Roman"/>
        </w:rPr>
        <w:t>(</w:t>
      </w:r>
      <w:r>
        <w:rPr>
          <w:rFonts w:ascii="Times New Roman" w:hAnsi="Times New Roman" w:cs="Times New Roman"/>
        </w:rPr>
        <w:t>草案</w:t>
      </w:r>
      <w:r>
        <w:rPr>
          <w:rFonts w:ascii="Times New Roman" w:hAnsi="Times New Roman" w:cs="Times New Roman"/>
        </w:rPr>
        <w:t>)</w:t>
      </w:r>
      <w:r>
        <w:rPr>
          <w:rFonts w:ascii="Times New Roman" w:hAnsi="Times New Roman" w:cs="Times New Roman"/>
        </w:rPr>
        <w:t>》</w:t>
      </w:r>
      <w:r>
        <w:rPr>
          <w:rFonts w:ascii="Times New Roman" w:hAnsi="Times New Roman" w:cs="Times New Roman"/>
        </w:rPr>
        <w:t>(2019)</w:t>
      </w:r>
      <w:r>
        <w:rPr>
          <w:rFonts w:ascii="Times New Roman" w:hAnsi="Times New Roman" w:cs="Times New Roman"/>
        </w:rPr>
        <w:t>、《中国语言生活状况报告》</w:t>
      </w:r>
      <w:r>
        <w:rPr>
          <w:rFonts w:ascii="Times New Roman" w:hAnsi="Times New Roman" w:cs="Times New Roman"/>
        </w:rPr>
        <w:t>(2011</w:t>
      </w:r>
      <w:ins w:id="80" w:author="Think" w:date="2026-03-23T20:02:00Z">
        <w:r w:rsidR="00B205F6">
          <w:rPr>
            <w:rFonts w:ascii="Times New Roman" w:hAnsi="Times New Roman" w:cs="Times New Roman"/>
          </w:rPr>
          <w:t>-</w:t>
        </w:r>
      </w:ins>
      <w:del w:id="81" w:author="Think" w:date="2026-03-23T20:02:00Z">
        <w:r w:rsidDel="00B205F6">
          <w:rPr>
            <w:rFonts w:ascii="Times New Roman" w:hAnsi="Times New Roman" w:cs="Times New Roman"/>
          </w:rPr>
          <w:delText>一</w:delText>
        </w:r>
      </w:del>
      <w:r>
        <w:rPr>
          <w:rFonts w:ascii="Times New Roman" w:hAnsi="Times New Roman" w:cs="Times New Roman"/>
        </w:rPr>
        <w:t>2019)</w:t>
      </w:r>
      <w:r>
        <w:rPr>
          <w:rFonts w:ascii="Times New Roman" w:hAnsi="Times New Roman" w:cs="Times New Roman"/>
        </w:rPr>
        <w:t>及《</w:t>
      </w:r>
      <w:r>
        <w:rPr>
          <w:rFonts w:ascii="Times New Roman" w:hAnsi="Times New Roman" w:cs="Times New Roman"/>
        </w:rPr>
        <w:t>HSK</w:t>
      </w:r>
      <w:r>
        <w:rPr>
          <w:rFonts w:ascii="Times New Roman" w:hAnsi="Times New Roman" w:cs="Times New Roman"/>
        </w:rPr>
        <w:t>考试大纲》词汇表</w:t>
      </w:r>
      <w:r>
        <w:rPr>
          <w:rFonts w:ascii="Times New Roman" w:hAnsi="Times New Roman" w:cs="Times New Roman"/>
        </w:rPr>
        <w:t>(2015)</w:t>
      </w:r>
      <w:r>
        <w:rPr>
          <w:rFonts w:ascii="Times New Roman" w:hAnsi="Times New Roman" w:cs="Times New Roman"/>
        </w:rPr>
        <w:t>等相关资料，共收录</w:t>
      </w:r>
      <w:r>
        <w:rPr>
          <w:rFonts w:ascii="Times New Roman" w:hAnsi="Times New Roman" w:cs="Times New Roman"/>
        </w:rPr>
        <w:t>11092</w:t>
      </w:r>
      <w:r>
        <w:rPr>
          <w:rFonts w:ascii="Times New Roman" w:hAnsi="Times New Roman" w:cs="Times New Roman"/>
        </w:rPr>
        <w:t>个词语，其中初等</w:t>
      </w:r>
      <w:r>
        <w:rPr>
          <w:rFonts w:ascii="Times New Roman" w:hAnsi="Times New Roman" w:cs="Times New Roman"/>
        </w:rPr>
        <w:t>2245</w:t>
      </w:r>
      <w:r>
        <w:rPr>
          <w:rFonts w:ascii="Times New Roman" w:hAnsi="Times New Roman" w:cs="Times New Roman"/>
        </w:rPr>
        <w:t>个、中等新增</w:t>
      </w:r>
      <w:r>
        <w:rPr>
          <w:rFonts w:ascii="Times New Roman" w:hAnsi="Times New Roman" w:cs="Times New Roman"/>
        </w:rPr>
        <w:t>3211</w:t>
      </w:r>
      <w:r>
        <w:rPr>
          <w:rFonts w:ascii="Times New Roman" w:hAnsi="Times New Roman" w:cs="Times New Roman"/>
        </w:rPr>
        <w:t>个、高等新增</w:t>
      </w:r>
      <w:r>
        <w:rPr>
          <w:rFonts w:ascii="Times New Roman" w:hAnsi="Times New Roman" w:cs="Times New Roman"/>
        </w:rPr>
        <w:t>5636</w:t>
      </w:r>
      <w:r>
        <w:rPr>
          <w:rFonts w:ascii="Times New Roman" w:hAnsi="Times New Roman" w:cs="Times New Roman"/>
        </w:rPr>
        <w:t>个。</w:t>
      </w:r>
    </w:p>
    <w:p w:rsidR="00C905BA" w:rsidRDefault="00011222">
      <w:pPr>
        <w:adjustRightInd w:val="0"/>
        <w:snapToGrid w:val="0"/>
        <w:spacing w:line="360" w:lineRule="auto"/>
        <w:ind w:firstLineChars="200" w:firstLine="440"/>
        <w:rPr>
          <w:rFonts w:ascii="Times New Roman" w:hAnsi="Times New Roman" w:cs="Times New Roman"/>
        </w:rPr>
      </w:pPr>
      <w:r>
        <w:rPr>
          <w:rFonts w:ascii="Times New Roman" w:hAnsi="Times New Roman" w:cs="Times New Roman"/>
        </w:rPr>
        <w:t>HSK 3.0</w:t>
      </w:r>
      <w:r>
        <w:rPr>
          <w:rFonts w:ascii="Times New Roman" w:hAnsi="Times New Roman" w:cs="Times New Roman"/>
        </w:rPr>
        <w:t>《词汇大纲》以</w:t>
      </w:r>
      <w:r>
        <w:rPr>
          <w:rFonts w:ascii="Times New Roman" w:hAnsi="Times New Roman" w:cs="Times New Roman"/>
        </w:rPr>
        <w:t>HSK 2.0</w:t>
      </w:r>
      <w:r>
        <w:rPr>
          <w:rFonts w:ascii="Times New Roman" w:hAnsi="Times New Roman" w:cs="Times New Roman"/>
        </w:rPr>
        <w:t>《词汇大纲》及《等级标准》词表为主要收词来源，并参考了《中国语言生活状况报告》（</w:t>
      </w:r>
      <w:r>
        <w:rPr>
          <w:rFonts w:ascii="Times New Roman" w:hAnsi="Times New Roman" w:cs="Times New Roman"/>
        </w:rPr>
        <w:t>2022</w:t>
      </w:r>
      <w:r>
        <w:rPr>
          <w:rFonts w:ascii="Times New Roman" w:hAnsi="Times New Roman" w:cs="Times New Roman"/>
        </w:rPr>
        <w:t>）、《中国语言生活状况报告》（</w:t>
      </w:r>
      <w:r>
        <w:rPr>
          <w:rFonts w:ascii="Times New Roman" w:hAnsi="Times New Roman" w:cs="Times New Roman"/>
        </w:rPr>
        <w:t>2023</w:t>
      </w:r>
      <w:r>
        <w:rPr>
          <w:rFonts w:ascii="Times New Roman" w:hAnsi="Times New Roman" w:cs="Times New Roman"/>
        </w:rPr>
        <w:t>）、《现代汉语常用词表》（</w:t>
      </w:r>
      <w:r>
        <w:rPr>
          <w:rFonts w:ascii="Times New Roman" w:hAnsi="Times New Roman" w:cs="Times New Roman"/>
        </w:rPr>
        <w:t>2008</w:t>
      </w:r>
      <w:r>
        <w:rPr>
          <w:rFonts w:ascii="Times New Roman" w:hAnsi="Times New Roman" w:cs="Times New Roman"/>
        </w:rPr>
        <w:t>）、《义务教育常用词表（草案）》（</w:t>
      </w:r>
      <w:r>
        <w:rPr>
          <w:rFonts w:ascii="Times New Roman" w:hAnsi="Times New Roman" w:cs="Times New Roman"/>
        </w:rPr>
        <w:t>2019</w:t>
      </w:r>
      <w:r>
        <w:rPr>
          <w:rFonts w:ascii="Times New Roman" w:hAnsi="Times New Roman" w:cs="Times New Roman"/>
        </w:rPr>
        <w:t>），以及使用范围广、影响力大的多套中文教材，优先收录其中的高频词，并借助大型中文语料库获取词频等数据，以权威工具书作为进一步判定词汇的收录依据。《等级标准》</w:t>
      </w:r>
      <w:r>
        <w:rPr>
          <w:rFonts w:ascii="Times New Roman" w:hAnsi="Times New Roman" w:cs="Times New Roman" w:hint="eastAsia"/>
        </w:rPr>
        <w:t>（</w:t>
      </w:r>
      <w:r>
        <w:rPr>
          <w:rFonts w:ascii="Times New Roman" w:hAnsi="Times New Roman" w:cs="Times New Roman" w:hint="eastAsia"/>
        </w:rPr>
        <w:t>2021</w:t>
      </w:r>
      <w:r>
        <w:rPr>
          <w:rFonts w:ascii="Times New Roman" w:hAnsi="Times New Roman" w:cs="Times New Roman" w:hint="eastAsia"/>
        </w:rPr>
        <w:t>）</w:t>
      </w:r>
      <w:r>
        <w:rPr>
          <w:rFonts w:ascii="Times New Roman" w:hAnsi="Times New Roman" w:cs="Times New Roman"/>
        </w:rPr>
        <w:t>将学习者中文水平分为初等一至三级、中等四至六级、高等七至九级三个等次共九个级别（刘家宁、李宝贵，</w:t>
      </w:r>
      <w:r>
        <w:rPr>
          <w:rFonts w:ascii="Times New Roman" w:hAnsi="Times New Roman" w:cs="Times New Roman"/>
        </w:rPr>
        <w:t>2024</w:t>
      </w:r>
      <w:r>
        <w:rPr>
          <w:rFonts w:ascii="Times New Roman" w:hAnsi="Times New Roman" w:cs="Times New Roman"/>
        </w:rPr>
        <w:t>），共收录</w:t>
      </w:r>
      <w:del w:id="82" w:author="Think" w:date="2026-03-23T20:04:00Z">
        <w:r w:rsidDel="00B205F6">
          <w:rPr>
            <w:rFonts w:ascii="Times New Roman" w:hAnsi="Times New Roman" w:cs="Times New Roman"/>
          </w:rPr>
          <w:delText>词汇</w:delText>
        </w:r>
      </w:del>
      <w:r>
        <w:rPr>
          <w:rFonts w:ascii="Times New Roman" w:hAnsi="Times New Roman" w:cs="Times New Roman"/>
        </w:rPr>
        <w:t>11092</w:t>
      </w:r>
      <w:ins w:id="83" w:author="Think" w:date="2026-03-23T20:03:00Z">
        <w:r w:rsidR="00B205F6">
          <w:rPr>
            <w:rFonts w:ascii="Times New Roman" w:hAnsi="Times New Roman" w:cs="Times New Roman" w:hint="eastAsia"/>
          </w:rPr>
          <w:t>个</w:t>
        </w:r>
      </w:ins>
      <w:del w:id="84" w:author="Think" w:date="2026-03-23T20:04:00Z">
        <w:r w:rsidDel="00B205F6">
          <w:rPr>
            <w:rFonts w:ascii="Times New Roman" w:hAnsi="Times New Roman" w:cs="Times New Roman"/>
          </w:rPr>
          <w:delText xml:space="preserve"> </w:delText>
        </w:r>
      </w:del>
      <w:r>
        <w:rPr>
          <w:rFonts w:ascii="Times New Roman" w:hAnsi="Times New Roman" w:cs="Times New Roman"/>
        </w:rPr>
        <w:t>词、</w:t>
      </w:r>
      <w:r>
        <w:rPr>
          <w:rFonts w:ascii="Times New Roman" w:hAnsi="Times New Roman" w:cs="Times New Roman"/>
        </w:rPr>
        <w:t>572</w:t>
      </w:r>
      <w:r>
        <w:rPr>
          <w:rFonts w:ascii="Times New Roman" w:hAnsi="Times New Roman" w:cs="Times New Roman"/>
        </w:rPr>
        <w:t>个核心语法。</w:t>
      </w:r>
      <w:r>
        <w:rPr>
          <w:rFonts w:ascii="Times New Roman" w:hAnsi="Times New Roman" w:cs="Times New Roman"/>
        </w:rPr>
        <w:t>2025</w:t>
      </w:r>
      <w:r>
        <w:rPr>
          <w:rFonts w:ascii="Times New Roman" w:hAnsi="Times New Roman" w:cs="Times New Roman"/>
        </w:rPr>
        <w:t>年</w:t>
      </w:r>
      <w:r>
        <w:rPr>
          <w:rFonts w:ascii="Times New Roman" w:hAnsi="Times New Roman" w:cs="Times New Roman"/>
        </w:rPr>
        <w:t>11</w:t>
      </w:r>
      <w:r>
        <w:rPr>
          <w:rFonts w:ascii="Times New Roman" w:hAnsi="Times New Roman" w:cs="Times New Roman"/>
        </w:rPr>
        <w:t>月发布的</w:t>
      </w:r>
      <w:r>
        <w:rPr>
          <w:rFonts w:ascii="Times New Roman" w:hAnsi="Times New Roman" w:cs="Times New Roman"/>
        </w:rPr>
        <w:t>HSK 3.0</w:t>
      </w:r>
      <w:r>
        <w:rPr>
          <w:rFonts w:ascii="Times New Roman" w:hAnsi="Times New Roman" w:cs="Times New Roman"/>
        </w:rPr>
        <w:t>考试大纲收录词汇</w:t>
      </w:r>
      <w:r>
        <w:rPr>
          <w:rFonts w:ascii="Times New Roman" w:hAnsi="Times New Roman" w:cs="Times New Roman"/>
        </w:rPr>
        <w:t>11000</w:t>
      </w:r>
      <w:del w:id="85" w:author="Think" w:date="2026-03-23T20:04:00Z">
        <w:r w:rsidDel="00B205F6">
          <w:rPr>
            <w:rFonts w:ascii="Times New Roman" w:hAnsi="Times New Roman" w:cs="Times New Roman" w:hint="eastAsia"/>
          </w:rPr>
          <w:delText>词</w:delText>
        </w:r>
      </w:del>
      <w:proofErr w:type="gramStart"/>
      <w:ins w:id="86" w:author="Think" w:date="2026-03-23T20:04:00Z">
        <w:r w:rsidR="00B205F6">
          <w:rPr>
            <w:rFonts w:ascii="Times New Roman" w:hAnsi="Times New Roman" w:cs="Times New Roman" w:hint="eastAsia"/>
          </w:rPr>
          <w:t>个</w:t>
        </w:r>
      </w:ins>
      <w:proofErr w:type="gramEnd"/>
      <w:r>
        <w:rPr>
          <w:rFonts w:ascii="Times New Roman" w:hAnsi="Times New Roman" w:cs="Times New Roman"/>
        </w:rPr>
        <w:t>、语法</w:t>
      </w:r>
      <w:del w:id="87" w:author="Think" w:date="2026-03-23T20:04:00Z">
        <w:r w:rsidDel="00B205F6">
          <w:rPr>
            <w:rFonts w:ascii="Times New Roman" w:hAnsi="Times New Roman" w:cs="Times New Roman"/>
          </w:rPr>
          <w:delText>大纲</w:delText>
        </w:r>
      </w:del>
      <w:r>
        <w:rPr>
          <w:rFonts w:ascii="Times New Roman" w:hAnsi="Times New Roman" w:cs="Times New Roman"/>
        </w:rPr>
        <w:t>593</w:t>
      </w:r>
      <w:r>
        <w:rPr>
          <w:rFonts w:ascii="Times New Roman" w:hAnsi="Times New Roman" w:cs="Times New Roman"/>
        </w:rPr>
        <w:t>条。</w:t>
      </w:r>
    </w:p>
    <w:p w:rsidR="00C905BA" w:rsidRDefault="00011222">
      <w:pPr>
        <w:adjustRightInd w:val="0"/>
        <w:snapToGrid w:val="0"/>
        <w:spacing w:line="360" w:lineRule="auto"/>
        <w:ind w:firstLineChars="200" w:firstLine="440"/>
        <w:rPr>
          <w:color w:val="000000"/>
        </w:rPr>
      </w:pPr>
      <w:r>
        <w:rPr>
          <w:color w:val="000000"/>
        </w:rPr>
        <w:t>《台湾华语文能力基准》（Taiwan Benchmarks for the Chinese Language，TBCL）以《当代</w:t>
      </w:r>
      <w:r>
        <w:rPr>
          <w:color w:val="000000"/>
        </w:rPr>
        <w:lastRenderedPageBreak/>
        <w:t>台湾华语语料库》（Corpus of Contemporary Taiwanese Mandarin，COCT）为核心数据来源，收录14425词，按三等七级分级；汉字单独建立3100字的字表；语法方面设立1-5级共496个语法点。能力指标层面：以</w:t>
      </w:r>
      <w:r>
        <w:rPr>
          <w:rFonts w:hint="eastAsia"/>
          <w:color w:val="000000"/>
        </w:rPr>
        <w:t>听说读写译</w:t>
      </w:r>
      <w:r>
        <w:rPr>
          <w:color w:val="000000"/>
        </w:rPr>
        <w:t>五项技能为维度，建立三等七级的能力描述语，并完成与ACTFL和CEFR的等级对应验证（</w:t>
      </w:r>
      <w:ins w:id="88" w:author="Think" w:date="2026-03-23T20:05:00Z">
        <w:r w:rsidR="007F22A5">
          <w:rPr>
            <w:rFonts w:hint="eastAsia"/>
            <w:color w:val="000000"/>
          </w:rPr>
          <w:t>“</w:t>
        </w:r>
      </w:ins>
      <w:r>
        <w:rPr>
          <w:color w:val="000000"/>
        </w:rPr>
        <w:t>国家教育研究院</w:t>
      </w:r>
      <w:ins w:id="89" w:author="Think" w:date="2026-03-23T20:05:00Z">
        <w:r w:rsidR="007F22A5">
          <w:rPr>
            <w:rFonts w:hint="eastAsia"/>
            <w:color w:val="000000"/>
          </w:rPr>
          <w:t>”</w:t>
        </w:r>
      </w:ins>
      <w:r>
        <w:rPr>
          <w:color w:val="000000"/>
        </w:rPr>
        <w:t>，2021）。</w:t>
      </w:r>
    </w:p>
    <w:p w:rsidR="00C905BA" w:rsidRDefault="00011222">
      <w:pPr>
        <w:adjustRightInd w:val="0"/>
        <w:snapToGrid w:val="0"/>
        <w:spacing w:line="360" w:lineRule="auto"/>
        <w:ind w:firstLineChars="200" w:firstLine="440"/>
        <w:rPr>
          <w:color w:val="000000"/>
        </w:rPr>
      </w:pPr>
      <w:r>
        <w:rPr>
          <w:rFonts w:hint="eastAsia"/>
          <w:color w:val="000000"/>
        </w:rPr>
        <w:t>《来华留学预科教育的汉语能力标准》（王佶旻，2021）指出收集了三类语料：第一类是汉语作为第二语言的教学和考试大纲，包括《汉语水平等级标准与语法等级大纲</w:t>
      </w:r>
      <w:ins w:id="90" w:author="Think" w:date="2026-03-23T20:05:00Z">
        <w:r w:rsidR="007F22A5">
          <w:rPr>
            <w:rFonts w:hint="eastAsia"/>
            <w:color w:val="000000"/>
          </w:rPr>
          <w:t>》</w:t>
        </w:r>
      </w:ins>
      <w:r>
        <w:rPr>
          <w:rFonts w:hint="eastAsia"/>
          <w:color w:val="000000"/>
        </w:rPr>
        <w:t>《汉语水平词汇与汉字等级大纲》</w:t>
      </w:r>
      <w:ins w:id="91" w:author="Think" w:date="2026-03-23T20:05:00Z">
        <w:r w:rsidR="007F22A5">
          <w:rPr>
            <w:rFonts w:hint="eastAsia"/>
            <w:color w:val="000000"/>
          </w:rPr>
          <w:t>《</w:t>
        </w:r>
      </w:ins>
      <w:r>
        <w:rPr>
          <w:rFonts w:hint="eastAsia"/>
          <w:color w:val="000000"/>
        </w:rPr>
        <w:t>高等学校外国留学生汉语教学大纲》《高等学校外国留学生汉语言专业教学大纲》以及HSK词汇表等。第二类是中学语文课本中的现代文，并形成了《中学语文课文现代文词表》。第三类是大学本科一年级第一学期留学生的必修课(不含汉语类课程)教材。这些教材选自经贸、理工、文科、医学四大专业门类(预科教学的大学科分类)中的12个热门专业的通行教材，从而形成《预科四大专业门类教材汇总词表》。在这三类词表的基础上，经过几轮</w:t>
      </w:r>
      <w:del w:id="92" w:author="Think" w:date="2026-03-23T20:06:00Z">
        <w:r w:rsidDel="007F22A5">
          <w:rPr>
            <w:rFonts w:hint="eastAsia"/>
            <w:color w:val="000000"/>
          </w:rPr>
          <w:delText>的</w:delText>
        </w:r>
      </w:del>
      <w:r>
        <w:rPr>
          <w:rFonts w:hint="eastAsia"/>
          <w:color w:val="000000"/>
        </w:rPr>
        <w:t>专家论证和修改，最终形成了《中国政府奖学金预科教育结业考试基础汉语常用词汇表》。该表包含基准级(要求听说读写四会)词汇1600个、扩展级(要求听读两会)1400个，总计3000词。</w:t>
      </w:r>
      <w:del w:id="93" w:author="Think" w:date="2026-03-23T20:06:00Z">
        <w:r w:rsidDel="007F22A5">
          <w:rPr>
            <w:rFonts w:hint="eastAsia"/>
            <w:color w:val="000000"/>
          </w:rPr>
          <w:delText>我们认为这3000词是预科结业需要掌握的用以适应大学学习和生活的基本词汇。</w:delText>
        </w:r>
      </w:del>
      <w:r>
        <w:rPr>
          <w:rFonts w:hint="eastAsia"/>
          <w:color w:val="000000"/>
        </w:rPr>
        <w:t>在3000基本词汇之外，预科结业还需要掌握一定的学术汉语词汇，用以更好地适应大学课堂内外的专业学习。</w:t>
      </w:r>
    </w:p>
    <w:p w:rsidR="00C905BA" w:rsidRDefault="00011222">
      <w:pPr>
        <w:adjustRightInd w:val="0"/>
        <w:snapToGrid w:val="0"/>
        <w:spacing w:line="360" w:lineRule="auto"/>
        <w:ind w:firstLineChars="200" w:firstLine="440"/>
        <w:rPr>
          <w:rFonts w:ascii="Times New Roman" w:hAnsi="Times New Roman" w:cs="Times New Roman"/>
        </w:rPr>
      </w:pPr>
      <w:r>
        <w:rPr>
          <w:rFonts w:ascii="Times New Roman" w:hAnsi="Times New Roman" w:cs="Times New Roman"/>
        </w:rPr>
        <w:t>纯量化方法具有可重复性高、主观性低的优势，但可能将教学上有重要价值但语料库频率偏低的词汇排除在外；而</w:t>
      </w:r>
      <w:r>
        <w:rPr>
          <w:rFonts w:ascii="Times New Roman" w:hAnsi="Times New Roman" w:cs="Times New Roman"/>
        </w:rPr>
        <w:t>West</w:t>
      </w:r>
      <w:r>
        <w:rPr>
          <w:rFonts w:ascii="Times New Roman" w:hAnsi="Times New Roman" w:cs="Times New Roman"/>
        </w:rPr>
        <w:t>式的质性补充标准虽然增加了教学适配性，但可复制性和透明度较低。本项目的收词方法有意识地调和了这两种倾向：以《等级标准》和</w:t>
      </w:r>
      <w:r>
        <w:rPr>
          <w:rFonts w:ascii="Times New Roman" w:hAnsi="Times New Roman" w:cs="Times New Roman"/>
        </w:rPr>
        <w:t>HSK</w:t>
      </w:r>
      <w:r>
        <w:rPr>
          <w:rFonts w:ascii="Times New Roman" w:hAnsi="Times New Roman" w:cs="Times New Roman"/>
        </w:rPr>
        <w:t>大纲的频率数据作为量化基础，以美国本土教材词频比对和专家判断作为质性补充，来确保量表对目标学习者群体的教学适配性。</w:t>
      </w:r>
    </w:p>
    <w:p w:rsidR="00C905BA" w:rsidRDefault="00011222">
      <w:pPr>
        <w:pStyle w:val="2"/>
        <w:adjustRightInd w:val="0"/>
        <w:snapToGrid w:val="0"/>
        <w:spacing w:before="0" w:after="0" w:line="36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2.4 </w:t>
      </w:r>
      <w:r>
        <w:rPr>
          <w:rFonts w:ascii="Times New Roman" w:hAnsi="Times New Roman" w:cs="Times New Roman"/>
          <w:sz w:val="24"/>
          <w:szCs w:val="24"/>
          <w:highlight w:val="yellow"/>
        </w:rPr>
        <w:t>语法大纲研制的</w:t>
      </w:r>
      <w:r>
        <w:rPr>
          <w:rFonts w:ascii="Times New Roman" w:hAnsi="Times New Roman" w:cs="Times New Roman" w:hint="eastAsia"/>
          <w:sz w:val="24"/>
          <w:szCs w:val="24"/>
          <w:highlight w:val="yellow"/>
        </w:rPr>
        <w:t>理论基础</w:t>
      </w:r>
    </w:p>
    <w:p w:rsidR="00C905BA" w:rsidRDefault="00011222">
      <w:pPr>
        <w:adjustRightInd w:val="0"/>
        <w:snapToGrid w:val="0"/>
        <w:spacing w:line="360" w:lineRule="auto"/>
        <w:ind w:firstLine="440"/>
        <w:rPr>
          <w:rFonts w:ascii="Times New Roman" w:hAnsi="Times New Roman" w:cs="Times New Roman"/>
          <w:highlight w:val="yellow"/>
        </w:rPr>
      </w:pPr>
      <w:r>
        <w:rPr>
          <w:rFonts w:ascii="Times New Roman" w:hAnsi="Times New Roman" w:cs="Times New Roman"/>
          <w:color w:val="000000"/>
          <w:highlight w:val="yellow"/>
        </w:rPr>
        <w:t>语法大纲的研制方法论在过去半个世纪经历了三次主要范式转变。</w:t>
      </w:r>
    </w:p>
    <w:p w:rsidR="00C905BA" w:rsidRDefault="00011222">
      <w:pPr>
        <w:adjustRightInd w:val="0"/>
        <w:snapToGrid w:val="0"/>
        <w:spacing w:line="360" w:lineRule="auto"/>
        <w:ind w:firstLine="440"/>
        <w:rPr>
          <w:rFonts w:ascii="Times New Roman" w:hAnsi="Times New Roman" w:cs="Times New Roman"/>
          <w:highlight w:val="yellow"/>
        </w:rPr>
      </w:pPr>
      <w:r>
        <w:rPr>
          <w:rFonts w:ascii="Times New Roman" w:hAnsi="Times New Roman" w:cs="Times New Roman"/>
          <w:color w:val="000000"/>
          <w:highlight w:val="yellow"/>
        </w:rPr>
        <w:t>第一次范式转变以</w:t>
      </w:r>
      <w:r>
        <w:rPr>
          <w:rFonts w:ascii="Times New Roman" w:hAnsi="Times New Roman" w:cs="Times New Roman"/>
          <w:color w:val="000000"/>
          <w:highlight w:val="yellow"/>
        </w:rPr>
        <w:t>Wilkins</w:t>
      </w:r>
      <w:r>
        <w:rPr>
          <w:rFonts w:ascii="Times New Roman" w:hAnsi="Times New Roman" w:cs="Times New Roman"/>
          <w:color w:val="000000"/>
          <w:highlight w:val="yellow"/>
        </w:rPr>
        <w:t>（</w:t>
      </w:r>
      <w:r>
        <w:rPr>
          <w:rFonts w:ascii="Times New Roman" w:hAnsi="Times New Roman" w:cs="Times New Roman"/>
          <w:color w:val="000000"/>
          <w:highlight w:val="yellow"/>
        </w:rPr>
        <w:t>1972/1976</w:t>
      </w:r>
      <w:r>
        <w:rPr>
          <w:rFonts w:ascii="Times New Roman" w:hAnsi="Times New Roman" w:cs="Times New Roman"/>
          <w:color w:val="000000"/>
          <w:highlight w:val="yellow"/>
        </w:rPr>
        <w:t>）的意念功能大纲（</w:t>
      </w:r>
      <w:r>
        <w:rPr>
          <w:rFonts w:ascii="Times New Roman" w:hAnsi="Times New Roman" w:cs="Times New Roman"/>
          <w:color w:val="000000"/>
          <w:highlight w:val="yellow"/>
        </w:rPr>
        <w:t>Notional-Functional Syllabus</w:t>
      </w:r>
      <w:r>
        <w:rPr>
          <w:rFonts w:ascii="Times New Roman" w:hAnsi="Times New Roman" w:cs="Times New Roman"/>
          <w:color w:val="000000"/>
          <w:highlight w:val="yellow"/>
        </w:rPr>
        <w:t>）为标志。传统语法大纲以语言形式的复杂度为唯一组织轴心，按语法结构难易程度线性排列教学内容，主要缺陷在于学习者可能掌握大量语法知识却无法有效交际。</w:t>
      </w:r>
      <w:r>
        <w:rPr>
          <w:rFonts w:ascii="Times New Roman" w:hAnsi="Times New Roman" w:cs="Times New Roman"/>
          <w:color w:val="000000"/>
          <w:highlight w:val="yellow"/>
        </w:rPr>
        <w:t>Wilkins</w:t>
      </w:r>
      <w:r>
        <w:rPr>
          <w:rFonts w:ascii="Times New Roman" w:hAnsi="Times New Roman" w:cs="Times New Roman"/>
          <w:color w:val="000000"/>
          <w:highlight w:val="yellow"/>
        </w:rPr>
        <w:t>提出以</w:t>
      </w:r>
      <w:r>
        <w:rPr>
          <w:rFonts w:ascii="Times New Roman" w:hAnsi="Times New Roman" w:cs="Times New Roman" w:hint="eastAsia"/>
          <w:color w:val="000000"/>
          <w:highlight w:val="yellow"/>
        </w:rPr>
        <w:t>“</w:t>
      </w:r>
      <w:r>
        <w:rPr>
          <w:rFonts w:ascii="Times New Roman" w:hAnsi="Times New Roman" w:cs="Times New Roman"/>
          <w:color w:val="000000"/>
          <w:highlight w:val="yellow"/>
        </w:rPr>
        <w:t>意念</w:t>
      </w:r>
      <w:r>
        <w:rPr>
          <w:rFonts w:ascii="Times New Roman" w:hAnsi="Times New Roman" w:cs="Times New Roman" w:hint="eastAsia"/>
          <w:color w:val="000000"/>
          <w:highlight w:val="yellow"/>
        </w:rPr>
        <w:t>”</w:t>
      </w:r>
      <w:r>
        <w:rPr>
          <w:rFonts w:ascii="Times New Roman" w:hAnsi="Times New Roman" w:cs="Times New Roman"/>
          <w:color w:val="000000"/>
          <w:highlight w:val="yellow"/>
        </w:rPr>
        <w:t>（</w:t>
      </w:r>
      <w:r>
        <w:rPr>
          <w:rFonts w:ascii="Times New Roman" w:hAnsi="Times New Roman" w:cs="Times New Roman"/>
          <w:color w:val="000000"/>
          <w:highlight w:val="yellow"/>
        </w:rPr>
        <w:t>notions</w:t>
      </w:r>
      <w:r>
        <w:rPr>
          <w:rFonts w:ascii="Times New Roman" w:hAnsi="Times New Roman" w:cs="Times New Roman"/>
          <w:color w:val="000000"/>
          <w:highlight w:val="yellow"/>
        </w:rPr>
        <w:t>）和</w:t>
      </w:r>
      <w:r>
        <w:rPr>
          <w:rFonts w:ascii="Times New Roman" w:hAnsi="Times New Roman" w:cs="Times New Roman" w:hint="eastAsia"/>
          <w:color w:val="000000"/>
          <w:highlight w:val="yellow"/>
        </w:rPr>
        <w:t>“</w:t>
      </w:r>
      <w:r>
        <w:rPr>
          <w:rFonts w:ascii="Times New Roman" w:hAnsi="Times New Roman" w:cs="Times New Roman"/>
          <w:color w:val="000000"/>
          <w:highlight w:val="yellow"/>
        </w:rPr>
        <w:t>功能</w:t>
      </w:r>
      <w:r>
        <w:rPr>
          <w:rFonts w:ascii="Times New Roman" w:hAnsi="Times New Roman" w:cs="Times New Roman" w:hint="eastAsia"/>
          <w:color w:val="000000"/>
          <w:highlight w:val="yellow"/>
        </w:rPr>
        <w:t>”</w:t>
      </w:r>
      <w:r>
        <w:rPr>
          <w:rFonts w:ascii="Times New Roman" w:hAnsi="Times New Roman" w:cs="Times New Roman"/>
          <w:color w:val="000000"/>
          <w:highlight w:val="yellow"/>
        </w:rPr>
        <w:t>（</w:t>
      </w:r>
      <w:r>
        <w:rPr>
          <w:rFonts w:ascii="Times New Roman" w:hAnsi="Times New Roman" w:cs="Times New Roman"/>
          <w:color w:val="000000"/>
          <w:highlight w:val="yellow"/>
        </w:rPr>
        <w:t>functions</w:t>
      </w:r>
      <w:r>
        <w:rPr>
          <w:rFonts w:ascii="Times New Roman" w:hAnsi="Times New Roman" w:cs="Times New Roman"/>
          <w:color w:val="000000"/>
          <w:highlight w:val="yellow"/>
        </w:rPr>
        <w:t>）替代或补充纯语法结构作为大纲组织原则（</w:t>
      </w:r>
      <w:r>
        <w:rPr>
          <w:rFonts w:ascii="Times New Roman" w:hAnsi="Times New Roman" w:cs="Times New Roman"/>
          <w:color w:val="000000"/>
          <w:highlight w:val="yellow"/>
        </w:rPr>
        <w:t>Wilkins</w:t>
      </w:r>
      <w:r>
        <w:rPr>
          <w:rFonts w:ascii="Times New Roman" w:hAnsi="Times New Roman" w:cs="Times New Roman"/>
          <w:color w:val="000000"/>
          <w:highlight w:val="yellow"/>
        </w:rPr>
        <w:t>，</w:t>
      </w:r>
      <w:r>
        <w:rPr>
          <w:rFonts w:ascii="Times New Roman" w:hAnsi="Times New Roman" w:cs="Times New Roman"/>
          <w:color w:val="000000"/>
          <w:highlight w:val="yellow"/>
        </w:rPr>
        <w:t>1976</w:t>
      </w:r>
      <w:r>
        <w:rPr>
          <w:rFonts w:ascii="Times New Roman" w:hAnsi="Times New Roman" w:cs="Times New Roman"/>
          <w:color w:val="000000"/>
          <w:highlight w:val="yellow"/>
        </w:rPr>
        <w:t>），其直接继承者是交际语言教学（</w:t>
      </w:r>
      <w:r>
        <w:rPr>
          <w:rFonts w:ascii="Times New Roman" w:hAnsi="Times New Roman" w:cs="Times New Roman"/>
          <w:color w:val="000000"/>
          <w:highlight w:val="yellow"/>
        </w:rPr>
        <w:t>Communicative Language Teaching</w:t>
      </w:r>
      <w:r>
        <w:rPr>
          <w:rFonts w:ascii="Times New Roman" w:hAnsi="Times New Roman" w:cs="Times New Roman"/>
          <w:color w:val="000000"/>
          <w:highlight w:val="yellow"/>
        </w:rPr>
        <w:t>，</w:t>
      </w:r>
      <w:r>
        <w:rPr>
          <w:rFonts w:ascii="Times New Roman" w:hAnsi="Times New Roman" w:cs="Times New Roman"/>
          <w:color w:val="000000"/>
          <w:highlight w:val="yellow"/>
        </w:rPr>
        <w:t>CLT</w:t>
      </w:r>
      <w:r>
        <w:rPr>
          <w:rFonts w:ascii="Times New Roman" w:hAnsi="Times New Roman" w:cs="Times New Roman"/>
          <w:color w:val="000000"/>
          <w:highlight w:val="yellow"/>
        </w:rPr>
        <w:t>），</w:t>
      </w:r>
      <w:proofErr w:type="gramStart"/>
      <w:r>
        <w:rPr>
          <w:rFonts w:ascii="Times New Roman" w:hAnsi="Times New Roman" w:cs="Times New Roman"/>
          <w:color w:val="000000"/>
          <w:highlight w:val="yellow"/>
        </w:rPr>
        <w:t>1980</w:t>
      </w:r>
      <w:proofErr w:type="gramEnd"/>
      <w:r>
        <w:rPr>
          <w:rFonts w:ascii="Times New Roman" w:hAnsi="Times New Roman" w:cs="Times New Roman"/>
          <w:color w:val="000000"/>
          <w:highlight w:val="yellow"/>
        </w:rPr>
        <w:t>年代以后成为全球外语教学的主流取向。第二次范式转变以</w:t>
      </w:r>
      <w:r>
        <w:rPr>
          <w:rFonts w:ascii="Times New Roman" w:hAnsi="Times New Roman" w:cs="Times New Roman"/>
          <w:color w:val="000000"/>
          <w:highlight w:val="yellow"/>
        </w:rPr>
        <w:t>Long &amp; Crookes</w:t>
      </w:r>
      <w:r>
        <w:rPr>
          <w:rFonts w:ascii="Times New Roman" w:hAnsi="Times New Roman" w:cs="Times New Roman"/>
          <w:color w:val="000000"/>
          <w:highlight w:val="yellow"/>
        </w:rPr>
        <w:t>（</w:t>
      </w:r>
      <w:r>
        <w:rPr>
          <w:rFonts w:ascii="Times New Roman" w:hAnsi="Times New Roman" w:cs="Times New Roman"/>
          <w:color w:val="000000"/>
          <w:highlight w:val="yellow"/>
        </w:rPr>
        <w:t>1993</w:t>
      </w:r>
      <w:r>
        <w:rPr>
          <w:rFonts w:ascii="Times New Roman" w:hAnsi="Times New Roman" w:cs="Times New Roman"/>
          <w:color w:val="000000"/>
          <w:highlight w:val="yellow"/>
        </w:rPr>
        <w:t>）的任务型大纲（</w:t>
      </w:r>
      <w:r>
        <w:rPr>
          <w:rFonts w:ascii="Times New Roman" w:hAnsi="Times New Roman" w:cs="Times New Roman"/>
          <w:color w:val="000000"/>
          <w:highlight w:val="yellow"/>
        </w:rPr>
        <w:t>Task-Based Syllabus</w:t>
      </w:r>
      <w:r>
        <w:rPr>
          <w:rFonts w:ascii="Times New Roman" w:hAnsi="Times New Roman" w:cs="Times New Roman"/>
          <w:color w:val="000000"/>
          <w:highlight w:val="yellow"/>
        </w:rPr>
        <w:t>）为代表，主张以真实世界中的完整交际任务为单位，语法和词汇通过完成任务的过程自然习得，而</w:t>
      </w:r>
      <w:proofErr w:type="gramStart"/>
      <w:r>
        <w:rPr>
          <w:rFonts w:ascii="Times New Roman" w:hAnsi="Times New Roman" w:cs="Times New Roman"/>
          <w:color w:val="000000"/>
          <w:highlight w:val="yellow"/>
        </w:rPr>
        <w:t>非作为</w:t>
      </w:r>
      <w:proofErr w:type="gramEnd"/>
      <w:r>
        <w:rPr>
          <w:rFonts w:ascii="Times New Roman" w:hAnsi="Times New Roman" w:cs="Times New Roman"/>
          <w:color w:val="000000"/>
          <w:highlight w:val="yellow"/>
        </w:rPr>
        <w:t>预定产品分解传授。</w:t>
      </w:r>
      <w:r>
        <w:rPr>
          <w:rFonts w:ascii="Times New Roman" w:hAnsi="Times New Roman" w:cs="Times New Roman"/>
          <w:color w:val="000000"/>
          <w:highlight w:val="yellow"/>
        </w:rPr>
        <w:t>ACTFL</w:t>
      </w:r>
      <w:r>
        <w:rPr>
          <w:rFonts w:ascii="Times New Roman" w:hAnsi="Times New Roman" w:cs="Times New Roman"/>
          <w:color w:val="000000"/>
          <w:highlight w:val="yellow"/>
        </w:rPr>
        <w:t>能做陈述的「交际任务」导向正是与此一脉相承，本项目以能做陈述为词汇</w:t>
      </w:r>
      <w:r>
        <w:rPr>
          <w:rFonts w:ascii="Times New Roman" w:hAnsi="Times New Roman" w:cs="Times New Roman"/>
          <w:color w:val="000000"/>
          <w:highlight w:val="yellow"/>
        </w:rPr>
        <w:lastRenderedPageBreak/>
        <w:t>与语法配置的轴心，也体现了任务导向的理论立场。第三次范式转变体现为「语言表现描述」（</w:t>
      </w:r>
      <w:r>
        <w:rPr>
          <w:rFonts w:ascii="Times New Roman" w:hAnsi="Times New Roman" w:cs="Times New Roman"/>
          <w:color w:val="000000"/>
          <w:highlight w:val="yellow"/>
        </w:rPr>
        <w:t>Language Descriptors</w:t>
      </w:r>
      <w:r>
        <w:rPr>
          <w:rFonts w:ascii="Times New Roman" w:hAnsi="Times New Roman" w:cs="Times New Roman"/>
          <w:color w:val="000000"/>
          <w:highlight w:val="yellow"/>
        </w:rPr>
        <w:t>）体系的兴起，以欧洲委员会</w:t>
      </w:r>
      <w:r>
        <w:rPr>
          <w:rFonts w:ascii="Times New Roman" w:hAnsi="Times New Roman" w:cs="Times New Roman"/>
          <w:color w:val="000000"/>
          <w:highlight w:val="yellow"/>
        </w:rPr>
        <w:t>2001</w:t>
      </w:r>
      <w:r>
        <w:rPr>
          <w:rFonts w:ascii="Times New Roman" w:hAnsi="Times New Roman" w:cs="Times New Roman"/>
          <w:color w:val="000000"/>
          <w:highlight w:val="yellow"/>
        </w:rPr>
        <w:t>年发布的《欧洲语言共同参考框架》（</w:t>
      </w:r>
      <w:r>
        <w:rPr>
          <w:rFonts w:ascii="Times New Roman" w:hAnsi="Times New Roman" w:cs="Times New Roman"/>
          <w:color w:val="000000"/>
          <w:highlight w:val="yellow"/>
        </w:rPr>
        <w:t>CEFR</w:t>
      </w:r>
      <w:r>
        <w:rPr>
          <w:rFonts w:ascii="Times New Roman" w:hAnsi="Times New Roman" w:cs="Times New Roman"/>
          <w:color w:val="000000"/>
          <w:highlight w:val="yellow"/>
        </w:rPr>
        <w:t>）为代表。</w:t>
      </w:r>
      <w:r>
        <w:rPr>
          <w:rFonts w:ascii="Times New Roman" w:hAnsi="Times New Roman" w:cs="Times New Roman"/>
          <w:color w:val="000000"/>
          <w:highlight w:val="yellow"/>
        </w:rPr>
        <w:t>CEFR</w:t>
      </w:r>
      <w:r>
        <w:rPr>
          <w:rFonts w:ascii="Times New Roman" w:hAnsi="Times New Roman" w:cs="Times New Roman"/>
          <w:color w:val="000000"/>
          <w:highlight w:val="yellow"/>
        </w:rPr>
        <w:t>的独特之处在于：它既不提供纯语法大纲，也不提供词汇清单，而是以「能做语句」描述学习者在各等级的语言表现，将语法和词汇的具体实现留给各语言的「参考级别描述」（</w:t>
      </w:r>
      <w:r>
        <w:rPr>
          <w:rFonts w:ascii="Times New Roman" w:hAnsi="Times New Roman" w:cs="Times New Roman"/>
          <w:color w:val="000000"/>
          <w:highlight w:val="yellow"/>
        </w:rPr>
        <w:t>Reference Level Descriptions</w:t>
      </w:r>
      <w:r>
        <w:rPr>
          <w:rFonts w:ascii="Times New Roman" w:hAnsi="Times New Roman" w:cs="Times New Roman"/>
          <w:color w:val="000000"/>
          <w:highlight w:val="yellow"/>
        </w:rPr>
        <w:t>）来补充（</w:t>
      </w:r>
      <w:r>
        <w:rPr>
          <w:rFonts w:ascii="Times New Roman" w:hAnsi="Times New Roman" w:cs="Times New Roman"/>
          <w:color w:val="000000"/>
          <w:highlight w:val="yellow"/>
        </w:rPr>
        <w:t>Council of Europe</w:t>
      </w:r>
      <w:r>
        <w:rPr>
          <w:rFonts w:ascii="Times New Roman" w:hAnsi="Times New Roman" w:cs="Times New Roman"/>
          <w:color w:val="000000"/>
          <w:highlight w:val="yellow"/>
        </w:rPr>
        <w:t>，</w:t>
      </w:r>
      <w:r>
        <w:rPr>
          <w:rFonts w:ascii="Times New Roman" w:hAnsi="Times New Roman" w:cs="Times New Roman"/>
          <w:color w:val="000000"/>
          <w:highlight w:val="yellow"/>
        </w:rPr>
        <w:t>2001</w:t>
      </w:r>
      <w:r>
        <w:rPr>
          <w:rFonts w:ascii="Times New Roman" w:hAnsi="Times New Roman" w:cs="Times New Roman"/>
          <w:color w:val="000000"/>
          <w:highlight w:val="yellow"/>
        </w:rPr>
        <w:t>）。</w:t>
      </w:r>
    </w:p>
    <w:p w:rsidR="00C905BA" w:rsidRDefault="00011222">
      <w:pPr>
        <w:adjustRightInd w:val="0"/>
        <w:snapToGrid w:val="0"/>
        <w:spacing w:line="360" w:lineRule="auto"/>
        <w:ind w:firstLine="440"/>
        <w:rPr>
          <w:rFonts w:ascii="Times New Roman" w:hAnsi="Times New Roman" w:cs="Times New Roman"/>
          <w:highlight w:val="yellow"/>
        </w:rPr>
      </w:pPr>
      <w:r>
        <w:rPr>
          <w:rFonts w:ascii="Times New Roman" w:hAnsi="Times New Roman" w:cs="Times New Roman"/>
          <w:color w:val="000000"/>
          <w:highlight w:val="yellow"/>
        </w:rPr>
        <w:t>Richards</w:t>
      </w:r>
      <w:r>
        <w:rPr>
          <w:rFonts w:ascii="Times New Roman" w:hAnsi="Times New Roman" w:cs="Times New Roman"/>
          <w:color w:val="000000"/>
          <w:highlight w:val="yellow"/>
        </w:rPr>
        <w:t>（</w:t>
      </w:r>
      <w:r>
        <w:rPr>
          <w:rFonts w:ascii="Times New Roman" w:hAnsi="Times New Roman" w:cs="Times New Roman"/>
          <w:color w:val="000000"/>
          <w:highlight w:val="yellow"/>
        </w:rPr>
        <w:t>2001</w:t>
      </w:r>
      <w:r>
        <w:rPr>
          <w:rFonts w:ascii="Times New Roman" w:hAnsi="Times New Roman" w:cs="Times New Roman"/>
          <w:color w:val="000000"/>
          <w:highlight w:val="yellow"/>
        </w:rPr>
        <w:t>）在语言课程发展的系统综述中指出，语言大纲的评估需要同时</w:t>
      </w:r>
      <w:proofErr w:type="gramStart"/>
      <w:r>
        <w:rPr>
          <w:rFonts w:ascii="Times New Roman" w:hAnsi="Times New Roman" w:cs="Times New Roman"/>
          <w:color w:val="000000"/>
          <w:highlight w:val="yellow"/>
        </w:rPr>
        <w:t>考量</w:t>
      </w:r>
      <w:proofErr w:type="gramEnd"/>
      <w:r>
        <w:rPr>
          <w:rFonts w:ascii="Times New Roman" w:hAnsi="Times New Roman" w:cs="Times New Roman"/>
          <w:color w:val="000000"/>
          <w:highlight w:val="yellow"/>
        </w:rPr>
        <w:t>内容效度（大纲覆盖的语言要素是否代表目标语言使用的真实情况）、</w:t>
      </w:r>
      <w:proofErr w:type="gramStart"/>
      <w:r>
        <w:rPr>
          <w:rFonts w:ascii="Times New Roman" w:hAnsi="Times New Roman" w:cs="Times New Roman"/>
          <w:color w:val="000000"/>
          <w:highlight w:val="yellow"/>
        </w:rPr>
        <w:t>构念效度</w:t>
      </w:r>
      <w:proofErr w:type="gramEnd"/>
      <w:r>
        <w:rPr>
          <w:rFonts w:ascii="Times New Roman" w:hAnsi="Times New Roman" w:cs="Times New Roman"/>
          <w:color w:val="000000"/>
          <w:highlight w:val="yellow"/>
        </w:rPr>
        <w:t>（大纲背后的语言能力理论是否合理）和面向学习者的预测效度（大纲规定的学习序列是否符合学习者的实际习得顺序）。</w:t>
      </w:r>
    </w:p>
    <w:p w:rsidR="00C905BA" w:rsidRDefault="00011222">
      <w:pPr>
        <w:numPr>
          <w:ilvl w:val="0"/>
          <w:numId w:val="1"/>
        </w:numPr>
        <w:adjustRightInd w:val="0"/>
        <w:snapToGrid w:val="0"/>
        <w:spacing w:line="360" w:lineRule="auto"/>
        <w:outlineLvl w:val="0"/>
        <w:rPr>
          <w:rFonts w:ascii="Times New Roman" w:hAnsi="Times New Roman" w:cs="Times New Roman"/>
          <w:b/>
          <w:bCs/>
          <w:sz w:val="28"/>
          <w:szCs w:val="28"/>
        </w:rPr>
      </w:pPr>
      <w:r>
        <w:rPr>
          <w:rFonts w:ascii="Times New Roman" w:hAnsi="Times New Roman" w:cs="Times New Roman" w:hint="eastAsia"/>
          <w:b/>
          <w:bCs/>
          <w:sz w:val="28"/>
          <w:szCs w:val="28"/>
        </w:rPr>
        <w:t>整体框架</w:t>
      </w:r>
    </w:p>
    <w:p w:rsidR="00C905BA" w:rsidRDefault="00011222">
      <w:pPr>
        <w:adjustRightInd w:val="0"/>
        <w:snapToGrid w:val="0"/>
        <w:spacing w:line="360" w:lineRule="auto"/>
        <w:ind w:firstLine="440"/>
        <w:rPr>
          <w:rFonts w:ascii="Times New Roman" w:hAnsi="Times New Roman" w:cs="Times New Roman"/>
          <w:color w:val="000000"/>
        </w:rPr>
      </w:pPr>
      <w:r>
        <w:rPr>
          <w:rFonts w:ascii="Times New Roman" w:hAnsi="Times New Roman" w:cs="Times New Roman" w:hint="eastAsia"/>
          <w:color w:val="000000"/>
        </w:rPr>
        <w:t>《</w:t>
      </w:r>
      <w:r>
        <w:rPr>
          <w:rFonts w:ascii="Times New Roman" w:hAnsi="Times New Roman" w:cs="Times New Roman"/>
          <w:color w:val="000000"/>
        </w:rPr>
        <w:t>美国本土版中文教育词汇与语法量表</w:t>
      </w:r>
      <w:r>
        <w:rPr>
          <w:rFonts w:ascii="Times New Roman" w:hAnsi="Times New Roman" w:cs="Times New Roman" w:hint="eastAsia"/>
          <w:color w:val="000000"/>
        </w:rPr>
        <w:t>》</w:t>
      </w:r>
      <w:r>
        <w:rPr>
          <w:rFonts w:ascii="Times New Roman" w:hAnsi="Times New Roman" w:cs="Times New Roman"/>
          <w:color w:val="000000"/>
        </w:rPr>
        <w:t>由三类核心文件构成，即词汇量表、语法量表和不同等级分表的教学资源单。其中，词汇量表提供跨标准、可检索的词汇基础，语法量表提供相对独立的结构规则参照体系，不同等级分表的教学资源单则以</w:t>
      </w:r>
      <w:r>
        <w:rPr>
          <w:rFonts w:ascii="Times New Roman" w:hAnsi="Times New Roman" w:cs="Times New Roman"/>
          <w:color w:val="000000"/>
        </w:rPr>
        <w:t>ACTFL</w:t>
      </w:r>
      <w:r>
        <w:rPr>
          <w:rFonts w:ascii="Times New Roman" w:hAnsi="Times New Roman" w:cs="Times New Roman"/>
          <w:color w:val="000000"/>
        </w:rPr>
        <w:t>能力等级为主线，将能力目标、主题话题、词汇配置与功能语段整合为可直接服务教学实施的操作单元。</w:t>
      </w:r>
    </w:p>
    <w:p w:rsidR="00C905BA" w:rsidRDefault="00011222">
      <w:pPr>
        <w:adjustRightInd w:val="0"/>
        <w:snapToGrid w:val="0"/>
        <w:spacing w:line="360" w:lineRule="auto"/>
        <w:ind w:firstLine="440"/>
        <w:jc w:val="center"/>
      </w:pPr>
      <w:r>
        <w:rPr>
          <w:rFonts w:hint="eastAsia"/>
          <w:noProof/>
        </w:rPr>
        <w:drawing>
          <wp:inline distT="0" distB="0" distL="114300" distR="114300">
            <wp:extent cx="6017895" cy="4338955"/>
            <wp:effectExtent l="0" t="0" r="1905" b="4445"/>
            <wp:docPr id="10" name="图片 10" descr="ACTFL_Chinese_Framework_Min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CTFL_Chinese_Framework_Mindmap"/>
                    <pic:cNvPicPr>
                      <a:picLocks noChangeAspect="1"/>
                    </pic:cNvPicPr>
                  </pic:nvPicPr>
                  <pic:blipFill>
                    <a:blip r:embed="rId8"/>
                    <a:stretch>
                      <a:fillRect/>
                    </a:stretch>
                  </pic:blipFill>
                  <pic:spPr>
                    <a:xfrm>
                      <a:off x="0" y="0"/>
                      <a:ext cx="6017895" cy="4338955"/>
                    </a:xfrm>
                    <a:prstGeom prst="rect">
                      <a:avLst/>
                    </a:prstGeom>
                  </pic:spPr>
                </pic:pic>
              </a:graphicData>
            </a:graphic>
          </wp:inline>
        </w:drawing>
      </w:r>
    </w:p>
    <w:p w:rsidR="00C905BA" w:rsidRDefault="00011222">
      <w:pPr>
        <w:widowControl/>
        <w:kinsoku w:val="0"/>
        <w:autoSpaceDE w:val="0"/>
        <w:autoSpaceDN w:val="0"/>
        <w:adjustRightInd w:val="0"/>
        <w:snapToGrid w:val="0"/>
        <w:spacing w:line="360" w:lineRule="auto"/>
        <w:jc w:val="center"/>
        <w:textAlignment w:val="baseline"/>
        <w:rPr>
          <w:rFonts w:ascii="楷体" w:eastAsia="楷体" w:hAnsi="楷体" w:cs="楷体"/>
          <w:snapToGrid w:val="0"/>
          <w:color w:val="000000"/>
          <w:spacing w:val="-3"/>
          <w:sz w:val="18"/>
          <w:szCs w:val="18"/>
        </w:rPr>
      </w:pPr>
      <w:r>
        <w:rPr>
          <w:rFonts w:ascii="楷体" w:eastAsia="楷体" w:hAnsi="楷体" w:cs="楷体" w:hint="eastAsia"/>
          <w:snapToGrid w:val="0"/>
          <w:color w:val="000000"/>
          <w:spacing w:val="-3"/>
          <w:sz w:val="18"/>
          <w:szCs w:val="18"/>
        </w:rPr>
        <w:t>图1：《美国本土版中文教育词汇与语法量表》框架图</w:t>
      </w:r>
    </w:p>
    <w:p w:rsidR="00C905BA" w:rsidRDefault="00011222">
      <w:pPr>
        <w:adjustRightInd w:val="0"/>
        <w:snapToGrid w:val="0"/>
        <w:spacing w:line="360" w:lineRule="auto"/>
        <w:ind w:firstLine="440"/>
        <w:rPr>
          <w:rFonts w:ascii="Times New Roman" w:hAnsi="Times New Roman" w:cs="Times New Roman"/>
          <w:color w:val="000000"/>
        </w:rPr>
      </w:pPr>
      <w:r>
        <w:rPr>
          <w:rFonts w:ascii="Times New Roman" w:hAnsi="Times New Roman" w:cs="Times New Roman"/>
          <w:color w:val="000000"/>
        </w:rPr>
        <w:lastRenderedPageBreak/>
        <w:t>词汇量表构成本系统的基础词汇库，共收录约</w:t>
      </w:r>
      <w:r>
        <w:rPr>
          <w:rFonts w:ascii="Times New Roman" w:hAnsi="Times New Roman" w:cs="Times New Roman"/>
          <w:color w:val="000000"/>
        </w:rPr>
        <w:t>12000</w:t>
      </w:r>
      <w:r>
        <w:rPr>
          <w:rFonts w:ascii="Times New Roman" w:hAnsi="Times New Roman" w:cs="Times New Roman"/>
          <w:color w:val="000000"/>
        </w:rPr>
        <w:t>个词条。每个词条均标注</w:t>
      </w:r>
      <w:r>
        <w:rPr>
          <w:rFonts w:ascii="Times New Roman" w:hAnsi="Times New Roman" w:cs="Times New Roman"/>
          <w:color w:val="000000"/>
        </w:rPr>
        <w:t xml:space="preserve"> ACTFL </w:t>
      </w:r>
      <w:r>
        <w:rPr>
          <w:rFonts w:ascii="Times New Roman" w:hAnsi="Times New Roman" w:cs="Times New Roman"/>
          <w:color w:val="000000"/>
        </w:rPr>
        <w:t>等级，并标明其与</w:t>
      </w:r>
      <w:r>
        <w:rPr>
          <w:rFonts w:ascii="Times New Roman" w:hAnsi="Times New Roman" w:cs="Times New Roman"/>
          <w:color w:val="000000"/>
        </w:rPr>
        <w:t xml:space="preserve"> HSK</w:t>
      </w:r>
      <w:r>
        <w:rPr>
          <w:rFonts w:ascii="Times New Roman" w:hAnsi="Times New Roman" w:cs="Times New Roman"/>
          <w:color w:val="000000"/>
        </w:rPr>
        <w:t>、《国际中文教育中文水平等级标准》等主要词表或等级体系的对应关系，从而为跨标准查询、筛选提供基础支持。在分级处理上，词汇量表以</w:t>
      </w:r>
      <w:r>
        <w:rPr>
          <w:rFonts w:ascii="Times New Roman" w:hAnsi="Times New Roman" w:cs="Times New Roman"/>
          <w:color w:val="000000"/>
        </w:rPr>
        <w:t xml:space="preserve"> ACTFL </w:t>
      </w:r>
      <w:del w:id="94" w:author="Think" w:date="2026-03-23T20:09:00Z">
        <w:r w:rsidDel="00FB0A10">
          <w:rPr>
            <w:rFonts w:ascii="Times New Roman" w:hAnsi="Times New Roman" w:cs="Times New Roman" w:hint="eastAsia"/>
            <w:color w:val="000000"/>
          </w:rPr>
          <w:delText>次</w:delText>
        </w:r>
      </w:del>
      <w:ins w:id="95" w:author="Think" w:date="2026-03-23T20:09:00Z">
        <w:r w:rsidR="00FB0A10">
          <w:rPr>
            <w:rFonts w:ascii="Times New Roman" w:hAnsi="Times New Roman" w:cs="Times New Roman" w:hint="eastAsia"/>
            <w:color w:val="000000"/>
          </w:rPr>
          <w:t>的水平</w:t>
        </w:r>
      </w:ins>
      <w:r>
        <w:rPr>
          <w:rFonts w:ascii="Times New Roman" w:hAnsi="Times New Roman" w:cs="Times New Roman"/>
          <w:color w:val="000000"/>
        </w:rPr>
        <w:t>等级为基本单位，自</w:t>
      </w:r>
      <w:r>
        <w:rPr>
          <w:rFonts w:ascii="Times New Roman" w:hAnsi="Times New Roman" w:cs="Times New Roman"/>
          <w:color w:val="000000"/>
        </w:rPr>
        <w:t xml:space="preserve"> Novice Low </w:t>
      </w:r>
      <w:r>
        <w:rPr>
          <w:rFonts w:ascii="Times New Roman" w:hAnsi="Times New Roman" w:cs="Times New Roman"/>
          <w:color w:val="000000"/>
        </w:rPr>
        <w:t>逐级展开；对于</w:t>
      </w:r>
      <w:r>
        <w:rPr>
          <w:rFonts w:ascii="Times New Roman" w:hAnsi="Times New Roman" w:cs="Times New Roman"/>
          <w:color w:val="000000"/>
        </w:rPr>
        <w:t xml:space="preserve"> Advanced High </w:t>
      </w:r>
      <w:r>
        <w:rPr>
          <w:rFonts w:ascii="Times New Roman" w:hAnsi="Times New Roman" w:cs="Times New Roman"/>
          <w:color w:val="000000"/>
        </w:rPr>
        <w:t>以上阶段，则结合美国中文教学实际，合并</w:t>
      </w:r>
      <w:r>
        <w:rPr>
          <w:rFonts w:ascii="Times New Roman" w:hAnsi="Times New Roman" w:cs="Times New Roman"/>
          <w:color w:val="000000"/>
        </w:rPr>
        <w:t xml:space="preserve"> Superior </w:t>
      </w:r>
      <w:r>
        <w:rPr>
          <w:rFonts w:ascii="Times New Roman" w:hAnsi="Times New Roman" w:cs="Times New Roman"/>
          <w:color w:val="000000"/>
        </w:rPr>
        <w:t>和</w:t>
      </w:r>
      <w:r>
        <w:rPr>
          <w:rFonts w:ascii="Times New Roman" w:hAnsi="Times New Roman" w:cs="Times New Roman"/>
          <w:color w:val="000000"/>
        </w:rPr>
        <w:t xml:space="preserve"> Distinguished</w:t>
      </w:r>
      <w:r>
        <w:rPr>
          <w:rFonts w:ascii="Times New Roman" w:hAnsi="Times New Roman" w:cs="Times New Roman"/>
          <w:color w:val="000000"/>
        </w:rPr>
        <w:t>，统一处理为</w:t>
      </w:r>
      <w:r>
        <w:rPr>
          <w:rFonts w:ascii="Times New Roman" w:hAnsi="Times New Roman" w:cs="Times New Roman"/>
          <w:color w:val="000000"/>
        </w:rPr>
        <w:t xml:space="preserve"> AH+</w:t>
      </w:r>
      <w:r>
        <w:rPr>
          <w:rFonts w:ascii="Times New Roman" w:hAnsi="Times New Roman" w:cs="Times New Roman"/>
          <w:color w:val="000000"/>
        </w:rPr>
        <w:t>。</w:t>
      </w:r>
    </w:p>
    <w:p w:rsidR="00C905BA" w:rsidRDefault="00011222">
      <w:pPr>
        <w:adjustRightInd w:val="0"/>
        <w:snapToGrid w:val="0"/>
        <w:spacing w:line="360" w:lineRule="auto"/>
        <w:ind w:firstLine="440"/>
        <w:rPr>
          <w:rFonts w:ascii="Times New Roman" w:hAnsi="Times New Roman" w:cs="Times New Roman"/>
          <w:color w:val="000000"/>
        </w:rPr>
      </w:pPr>
      <w:r>
        <w:rPr>
          <w:rFonts w:ascii="Times New Roman" w:hAnsi="Times New Roman" w:cs="Times New Roman"/>
          <w:color w:val="000000"/>
        </w:rPr>
        <w:t>语法量表构成本系统中相对独立的结构规则参照体系，用于呈现语言结构在不同能力阶段的发展路径。与词汇量表和等级分表相比，语法量表在高级阶段采取更高层级的合并方式：整体分为</w:t>
      </w:r>
      <w:r>
        <w:rPr>
          <w:rFonts w:ascii="Times New Roman" w:hAnsi="Times New Roman" w:cs="Times New Roman"/>
          <w:color w:val="000000"/>
        </w:rPr>
        <w:t xml:space="preserve"> Novice</w:t>
      </w:r>
      <w:r>
        <w:rPr>
          <w:rFonts w:ascii="Times New Roman" w:hAnsi="Times New Roman" w:cs="Times New Roman"/>
          <w:color w:val="000000"/>
        </w:rPr>
        <w:t>、</w:t>
      </w:r>
      <w:r>
        <w:rPr>
          <w:rFonts w:ascii="Times New Roman" w:hAnsi="Times New Roman" w:cs="Times New Roman"/>
          <w:color w:val="000000"/>
        </w:rPr>
        <w:t xml:space="preserve">Intermediate </w:t>
      </w:r>
      <w:r>
        <w:rPr>
          <w:rFonts w:ascii="Times New Roman" w:hAnsi="Times New Roman" w:cs="Times New Roman"/>
          <w:color w:val="000000"/>
        </w:rPr>
        <w:t>和</w:t>
      </w:r>
      <w:r>
        <w:rPr>
          <w:rFonts w:ascii="Times New Roman" w:hAnsi="Times New Roman" w:cs="Times New Roman"/>
          <w:color w:val="000000"/>
        </w:rPr>
        <w:t xml:space="preserve"> Advanced</w:t>
      </w:r>
      <w:del w:id="96" w:author="Think" w:date="2026-03-23T20:10:00Z">
        <w:r w:rsidDel="00FB0A10">
          <w:rPr>
            <w:rFonts w:ascii="Times New Roman" w:hAnsi="Times New Roman" w:cs="Times New Roman"/>
            <w:color w:val="000000"/>
          </w:rPr>
          <w:delText xml:space="preserve"> Low </w:delText>
        </w:r>
      </w:del>
      <w:ins w:id="97" w:author="Think" w:date="2026-03-23T20:10:00Z">
        <w:r w:rsidR="00FB0A10">
          <w:rPr>
            <w:rFonts w:ascii="Times New Roman" w:hAnsi="Times New Roman" w:cs="Times New Roman" w:hint="eastAsia"/>
            <w:color w:val="000000"/>
          </w:rPr>
          <w:t>及</w:t>
        </w:r>
      </w:ins>
      <w:r>
        <w:rPr>
          <w:rFonts w:ascii="Times New Roman" w:hAnsi="Times New Roman" w:cs="Times New Roman"/>
          <w:color w:val="000000"/>
        </w:rPr>
        <w:t>以上</w:t>
      </w:r>
      <w:r>
        <w:rPr>
          <w:rFonts w:ascii="Times New Roman" w:hAnsi="Times New Roman" w:cs="Times New Roman" w:hint="eastAsia"/>
          <w:color w:val="000000"/>
        </w:rPr>
        <w:t>（</w:t>
      </w:r>
      <w:ins w:id="98" w:author="Think" w:date="2026-03-23T20:10:00Z">
        <w:r w:rsidR="00FB0A10">
          <w:rPr>
            <w:rFonts w:ascii="Times New Roman" w:hAnsi="Times New Roman" w:cs="Times New Roman"/>
            <w:color w:val="000000"/>
          </w:rPr>
          <w:t>Advanced</w:t>
        </w:r>
        <w:r w:rsidR="00FB0A10" w:rsidDel="00FB0A10">
          <w:rPr>
            <w:rFonts w:ascii="Times New Roman" w:hAnsi="Times New Roman" w:cs="Times New Roman" w:hint="eastAsia"/>
            <w:color w:val="000000"/>
          </w:rPr>
          <w:t xml:space="preserve"> </w:t>
        </w:r>
      </w:ins>
      <w:del w:id="99" w:author="Think" w:date="2026-03-23T20:10:00Z">
        <w:r w:rsidDel="00FB0A10">
          <w:rPr>
            <w:rFonts w:ascii="Times New Roman" w:hAnsi="Times New Roman" w:cs="Times New Roman" w:hint="eastAsia"/>
            <w:color w:val="000000"/>
          </w:rPr>
          <w:delText>AL</w:delText>
        </w:r>
      </w:del>
      <w:r>
        <w:rPr>
          <w:rFonts w:ascii="Times New Roman" w:hAnsi="Times New Roman" w:cs="Times New Roman" w:hint="eastAsia"/>
          <w:color w:val="000000"/>
        </w:rPr>
        <w:t>+</w:t>
      </w:r>
      <w:r>
        <w:rPr>
          <w:rFonts w:ascii="Times New Roman" w:hAnsi="Times New Roman" w:cs="Times New Roman" w:hint="eastAsia"/>
          <w:color w:val="000000"/>
        </w:rPr>
        <w:t>）</w:t>
      </w:r>
      <w:r>
        <w:rPr>
          <w:rFonts w:ascii="Times New Roman" w:hAnsi="Times New Roman" w:cs="Times New Roman"/>
          <w:color w:val="000000"/>
        </w:rPr>
        <w:t xml:space="preserve"> </w:t>
      </w:r>
      <w:r>
        <w:rPr>
          <w:rFonts w:ascii="Times New Roman" w:hAnsi="Times New Roman" w:cs="Times New Roman"/>
          <w:color w:val="000000"/>
        </w:rPr>
        <w:t>三个阶段，其中</w:t>
      </w:r>
      <w:r>
        <w:rPr>
          <w:rFonts w:ascii="Times New Roman" w:hAnsi="Times New Roman" w:cs="Times New Roman"/>
          <w:color w:val="000000"/>
        </w:rPr>
        <w:t xml:space="preserve"> Novice </w:t>
      </w:r>
      <w:r>
        <w:rPr>
          <w:rFonts w:ascii="Times New Roman" w:hAnsi="Times New Roman" w:cs="Times New Roman"/>
          <w:color w:val="000000"/>
        </w:rPr>
        <w:t>阶段约收录</w:t>
      </w:r>
      <w:r>
        <w:rPr>
          <w:rFonts w:ascii="Times New Roman" w:hAnsi="Times New Roman" w:cs="Times New Roman"/>
          <w:color w:val="000000"/>
        </w:rPr>
        <w:t xml:space="preserve"> 130 </w:t>
      </w:r>
      <w:r>
        <w:rPr>
          <w:rFonts w:ascii="Times New Roman" w:hAnsi="Times New Roman" w:cs="Times New Roman"/>
          <w:color w:val="000000"/>
        </w:rPr>
        <w:t>条，</w:t>
      </w:r>
      <w:r>
        <w:rPr>
          <w:rFonts w:ascii="Times New Roman" w:hAnsi="Times New Roman" w:cs="Times New Roman"/>
          <w:color w:val="000000"/>
        </w:rPr>
        <w:t xml:space="preserve">Intermediate </w:t>
      </w:r>
      <w:r>
        <w:rPr>
          <w:rFonts w:ascii="Times New Roman" w:hAnsi="Times New Roman" w:cs="Times New Roman"/>
          <w:color w:val="000000"/>
        </w:rPr>
        <w:t>阶段约收录</w:t>
      </w:r>
      <w:r>
        <w:rPr>
          <w:rFonts w:ascii="Times New Roman" w:hAnsi="Times New Roman" w:cs="Times New Roman"/>
          <w:color w:val="000000"/>
        </w:rPr>
        <w:t xml:space="preserve"> 106 </w:t>
      </w:r>
      <w:r>
        <w:rPr>
          <w:rFonts w:ascii="Times New Roman" w:hAnsi="Times New Roman" w:cs="Times New Roman"/>
          <w:color w:val="000000"/>
        </w:rPr>
        <w:t>条，</w:t>
      </w:r>
      <w:r>
        <w:rPr>
          <w:rFonts w:ascii="Times New Roman" w:hAnsi="Times New Roman" w:cs="Times New Roman"/>
          <w:color w:val="000000"/>
        </w:rPr>
        <w:t xml:space="preserve">Advanced Low </w:t>
      </w:r>
      <w:r>
        <w:rPr>
          <w:rFonts w:ascii="Times New Roman" w:hAnsi="Times New Roman" w:cs="Times New Roman"/>
          <w:color w:val="000000"/>
        </w:rPr>
        <w:t>以上合并后的</w:t>
      </w:r>
      <w:ins w:id="100" w:author="Think" w:date="2026-03-23T20:11:00Z">
        <w:r w:rsidR="00FB0A10">
          <w:rPr>
            <w:rFonts w:ascii="Times New Roman" w:hAnsi="Times New Roman" w:cs="Times New Roman"/>
            <w:color w:val="000000"/>
          </w:rPr>
          <w:t>Advanced</w:t>
        </w:r>
        <w:r w:rsidR="00FB0A10" w:rsidDel="00FB0A10">
          <w:rPr>
            <w:rFonts w:ascii="Times New Roman" w:hAnsi="Times New Roman" w:cs="Times New Roman"/>
            <w:color w:val="000000"/>
          </w:rPr>
          <w:t xml:space="preserve"> </w:t>
        </w:r>
      </w:ins>
      <w:del w:id="101" w:author="Think" w:date="2026-03-23T20:11:00Z">
        <w:r w:rsidDel="00FB0A10">
          <w:rPr>
            <w:rFonts w:ascii="Times New Roman" w:hAnsi="Times New Roman" w:cs="Times New Roman"/>
            <w:color w:val="000000"/>
          </w:rPr>
          <w:delText xml:space="preserve"> AL</w:delText>
        </w:r>
      </w:del>
      <w:r>
        <w:rPr>
          <w:rFonts w:ascii="Times New Roman" w:hAnsi="Times New Roman" w:cs="Times New Roman"/>
          <w:color w:val="000000"/>
        </w:rPr>
        <w:t xml:space="preserve">+ </w:t>
      </w:r>
      <w:r>
        <w:rPr>
          <w:rFonts w:ascii="Times New Roman" w:hAnsi="Times New Roman" w:cs="Times New Roman"/>
          <w:color w:val="000000"/>
        </w:rPr>
        <w:t>阶段约收录</w:t>
      </w:r>
      <w:r>
        <w:rPr>
          <w:rFonts w:ascii="Times New Roman" w:hAnsi="Times New Roman" w:cs="Times New Roman"/>
          <w:color w:val="000000"/>
        </w:rPr>
        <w:t xml:space="preserve"> 14</w:t>
      </w:r>
      <w:r>
        <w:rPr>
          <w:rFonts w:ascii="Times New Roman" w:hAnsi="Times New Roman" w:cs="Times New Roman" w:hint="eastAsia"/>
          <w:color w:val="000000"/>
        </w:rPr>
        <w:t>8</w:t>
      </w:r>
      <w:r>
        <w:rPr>
          <w:rFonts w:ascii="Times New Roman" w:hAnsi="Times New Roman" w:cs="Times New Roman"/>
          <w:color w:val="000000"/>
        </w:rPr>
        <w:t xml:space="preserve"> </w:t>
      </w:r>
      <w:r>
        <w:rPr>
          <w:rFonts w:ascii="Times New Roman" w:hAnsi="Times New Roman" w:cs="Times New Roman"/>
          <w:color w:val="000000"/>
        </w:rPr>
        <w:t>条，</w:t>
      </w:r>
      <w:ins w:id="102" w:author="Think" w:date="2026-03-23T20:11:00Z">
        <w:r w:rsidR="00FB0A10">
          <w:rPr>
            <w:rFonts w:ascii="Times New Roman" w:hAnsi="Times New Roman" w:cs="Times New Roman" w:hint="eastAsia"/>
            <w:color w:val="000000"/>
          </w:rPr>
          <w:t>一</w:t>
        </w:r>
      </w:ins>
      <w:r>
        <w:rPr>
          <w:rFonts w:ascii="Times New Roman" w:hAnsi="Times New Roman" w:cs="Times New Roman"/>
          <w:color w:val="000000"/>
        </w:rPr>
        <w:t>共</w:t>
      </w:r>
      <w:del w:id="103" w:author="Think" w:date="2026-03-23T20:11:00Z">
        <w:r w:rsidDel="00FB0A10">
          <w:rPr>
            <w:rFonts w:ascii="Times New Roman" w:hAnsi="Times New Roman" w:cs="Times New Roman"/>
            <w:color w:val="000000"/>
          </w:rPr>
          <w:delText>约</w:delText>
        </w:r>
        <w:r w:rsidDel="00FB0A10">
          <w:rPr>
            <w:rFonts w:ascii="Times New Roman" w:hAnsi="Times New Roman" w:cs="Times New Roman"/>
            <w:color w:val="000000"/>
          </w:rPr>
          <w:delText xml:space="preserve"> </w:delText>
        </w:r>
      </w:del>
      <w:r>
        <w:rPr>
          <w:rFonts w:ascii="Times New Roman" w:hAnsi="Times New Roman" w:cs="Times New Roman"/>
          <w:color w:val="000000"/>
        </w:rPr>
        <w:t>38</w:t>
      </w:r>
      <w:r>
        <w:rPr>
          <w:rFonts w:ascii="Times New Roman" w:hAnsi="Times New Roman" w:cs="Times New Roman" w:hint="eastAsia"/>
          <w:color w:val="000000"/>
        </w:rPr>
        <w:t>4</w:t>
      </w:r>
      <w:r>
        <w:rPr>
          <w:rFonts w:ascii="Times New Roman" w:hAnsi="Times New Roman" w:cs="Times New Roman"/>
          <w:color w:val="000000"/>
        </w:rPr>
        <w:t>条。每一语法项目均包含名称、类别、结构规则说明和配套例句。</w:t>
      </w:r>
      <w:r>
        <w:rPr>
          <w:rFonts w:hint="eastAsia"/>
          <w:color w:val="000000"/>
        </w:rPr>
        <w:t>语法量表并不与某一具体“能做”条目逐项绑定，而是作为学习者语言表达的结构支撑系统，在不同等级分表所呈现的语段、任务与教学活动中自然体现。</w:t>
      </w:r>
    </w:p>
    <w:p w:rsidR="00C905BA" w:rsidRDefault="00011222">
      <w:pPr>
        <w:adjustRightInd w:val="0"/>
        <w:snapToGrid w:val="0"/>
        <w:spacing w:line="360" w:lineRule="auto"/>
        <w:ind w:firstLine="440"/>
        <w:rPr>
          <w:color w:val="000000"/>
        </w:rPr>
      </w:pPr>
      <w:r>
        <w:rPr>
          <w:rFonts w:ascii="Times New Roman" w:hAnsi="Times New Roman" w:cs="Times New Roman"/>
          <w:color w:val="000000"/>
        </w:rPr>
        <w:t>等级分表教学资源单是本系统中最</w:t>
      </w:r>
      <w:proofErr w:type="gramStart"/>
      <w:r>
        <w:rPr>
          <w:rFonts w:ascii="Times New Roman" w:hAnsi="Times New Roman" w:cs="Times New Roman"/>
          <w:color w:val="000000"/>
        </w:rPr>
        <w:t>具教学操作</w:t>
      </w:r>
      <w:proofErr w:type="gramEnd"/>
      <w:r>
        <w:rPr>
          <w:rFonts w:ascii="Times New Roman" w:hAnsi="Times New Roman" w:cs="Times New Roman"/>
          <w:color w:val="000000"/>
        </w:rPr>
        <w:t>性的核心文件。该部分以</w:t>
      </w:r>
      <w:r>
        <w:rPr>
          <w:rFonts w:ascii="Times New Roman" w:hAnsi="Times New Roman" w:cs="Times New Roman"/>
          <w:color w:val="000000"/>
        </w:rPr>
        <w:t xml:space="preserve"> ACTFL</w:t>
      </w:r>
      <w:del w:id="104" w:author="Think" w:date="2026-03-23T20:11:00Z">
        <w:r w:rsidDel="001F202F">
          <w:rPr>
            <w:rFonts w:ascii="Times New Roman" w:hAnsi="Times New Roman" w:cs="Times New Roman" w:hint="eastAsia"/>
            <w:color w:val="000000"/>
          </w:rPr>
          <w:delText xml:space="preserve"> </w:delText>
        </w:r>
        <w:r w:rsidDel="001F202F">
          <w:rPr>
            <w:rFonts w:ascii="Times New Roman" w:hAnsi="Times New Roman" w:cs="Times New Roman" w:hint="eastAsia"/>
            <w:color w:val="000000"/>
          </w:rPr>
          <w:delText>次</w:delText>
        </w:r>
      </w:del>
      <w:ins w:id="105" w:author="Think" w:date="2026-03-23T20:11:00Z">
        <w:r w:rsidR="001F202F">
          <w:rPr>
            <w:rFonts w:ascii="Times New Roman" w:hAnsi="Times New Roman" w:cs="Times New Roman" w:hint="eastAsia"/>
            <w:color w:val="000000"/>
          </w:rPr>
          <w:t>水平</w:t>
        </w:r>
      </w:ins>
      <w:r>
        <w:rPr>
          <w:rFonts w:ascii="Times New Roman" w:hAnsi="Times New Roman" w:cs="Times New Roman"/>
          <w:color w:val="000000"/>
        </w:rPr>
        <w:t>等级为编排主线，并结合美国中文教学实际，对</w:t>
      </w:r>
      <w:r>
        <w:rPr>
          <w:rFonts w:ascii="Times New Roman" w:hAnsi="Times New Roman" w:cs="Times New Roman"/>
          <w:color w:val="000000"/>
        </w:rPr>
        <w:t xml:space="preserve"> Advanced High </w:t>
      </w:r>
      <w:ins w:id="106" w:author="Think" w:date="2026-03-23T20:11:00Z">
        <w:r w:rsidR="001F202F">
          <w:rPr>
            <w:rFonts w:ascii="Times New Roman" w:hAnsi="Times New Roman" w:cs="Times New Roman" w:hint="eastAsia"/>
            <w:color w:val="000000"/>
          </w:rPr>
          <w:t>及</w:t>
        </w:r>
      </w:ins>
      <w:r>
        <w:rPr>
          <w:rFonts w:ascii="Times New Roman" w:hAnsi="Times New Roman" w:cs="Times New Roman"/>
          <w:color w:val="000000"/>
        </w:rPr>
        <w:t>以上内容作合并处理，形成自</w:t>
      </w:r>
      <w:r>
        <w:rPr>
          <w:rFonts w:ascii="Times New Roman" w:hAnsi="Times New Roman" w:cs="Times New Roman"/>
          <w:color w:val="000000"/>
        </w:rPr>
        <w:t xml:space="preserve"> Novice Low </w:t>
      </w:r>
      <w:r>
        <w:rPr>
          <w:rFonts w:ascii="Times New Roman" w:hAnsi="Times New Roman" w:cs="Times New Roman"/>
          <w:color w:val="000000"/>
        </w:rPr>
        <w:t>至</w:t>
      </w:r>
      <w:r>
        <w:rPr>
          <w:rFonts w:ascii="Times New Roman" w:hAnsi="Times New Roman" w:cs="Times New Roman"/>
          <w:color w:val="000000"/>
        </w:rPr>
        <w:t xml:space="preserve"> AH+ </w:t>
      </w:r>
      <w:r>
        <w:rPr>
          <w:rFonts w:ascii="Times New Roman" w:hAnsi="Times New Roman" w:cs="Times New Roman"/>
          <w:color w:val="000000"/>
        </w:rPr>
        <w:t>的分等级资源序列。每份分表均纳入相应等级的</w:t>
      </w:r>
      <w:r>
        <w:rPr>
          <w:rFonts w:ascii="Times New Roman" w:hAnsi="Times New Roman" w:cs="Times New Roman"/>
          <w:color w:val="000000"/>
        </w:rPr>
        <w:t xml:space="preserve"> NCSSFL-ACTFL </w:t>
      </w:r>
      <w:ins w:id="107" w:author="Think" w:date="2026-03-23T20:12:00Z">
        <w:r w:rsidR="001F202F">
          <w:rPr>
            <w:rFonts w:ascii="Times New Roman" w:hAnsi="Times New Roman" w:cs="Times New Roman" w:hint="eastAsia"/>
            <w:color w:val="000000"/>
          </w:rPr>
          <w:t>“能做”</w:t>
        </w:r>
      </w:ins>
      <w:r>
        <w:rPr>
          <w:rFonts w:ascii="Times New Roman" w:hAnsi="Times New Roman" w:cs="Times New Roman"/>
          <w:color w:val="000000"/>
        </w:rPr>
        <w:t>水平基准及能力指标说明，</w:t>
      </w:r>
      <w:r>
        <w:rPr>
          <w:rFonts w:hint="eastAsia"/>
          <w:color w:val="000000"/>
        </w:rPr>
        <w:t>并以“能做—主题—词汇—示例”为基本组织方式，将能做陈述、交际模态、</w:t>
      </w:r>
      <w:ins w:id="108" w:author="Think" w:date="2026-03-23T20:12:00Z">
        <w:r w:rsidR="001F202F">
          <w:rPr>
            <w:rFonts w:hint="eastAsia"/>
            <w:color w:val="000000"/>
          </w:rPr>
          <w:t>主题</w:t>
        </w:r>
      </w:ins>
      <w:r>
        <w:rPr>
          <w:rFonts w:hint="eastAsia"/>
          <w:color w:val="000000"/>
        </w:rPr>
        <w:t>话题</w:t>
      </w:r>
      <w:del w:id="109" w:author="Think" w:date="2026-03-23T20:12:00Z">
        <w:r w:rsidDel="001F202F">
          <w:rPr>
            <w:rFonts w:hint="eastAsia"/>
            <w:color w:val="000000"/>
          </w:rPr>
          <w:delText>编码</w:delText>
        </w:r>
      </w:del>
      <w:r>
        <w:rPr>
          <w:rFonts w:hint="eastAsia"/>
          <w:color w:val="000000"/>
        </w:rPr>
        <w:t>、核心词汇、相关词汇和</w:t>
      </w:r>
      <w:del w:id="110" w:author="Think" w:date="2026-03-23T20:12:00Z">
        <w:r w:rsidDel="001F202F">
          <w:rPr>
            <w:rFonts w:hint="eastAsia"/>
            <w:color w:val="000000"/>
          </w:rPr>
          <w:delText>功能</w:delText>
        </w:r>
      </w:del>
      <w:r>
        <w:rPr>
          <w:rFonts w:hint="eastAsia"/>
          <w:color w:val="000000"/>
        </w:rPr>
        <w:t>语段样例整合为一个教学资源单元。</w:t>
      </w:r>
    </w:p>
    <w:p w:rsidR="00C905BA" w:rsidRDefault="00011222">
      <w:pPr>
        <w:adjustRightInd w:val="0"/>
        <w:snapToGrid w:val="0"/>
        <w:spacing w:line="360" w:lineRule="auto"/>
        <w:ind w:firstLine="440"/>
        <w:rPr>
          <w:color w:val="000000"/>
        </w:rPr>
      </w:pPr>
      <w:r>
        <w:rPr>
          <w:rFonts w:hint="eastAsia"/>
          <w:color w:val="000000"/>
        </w:rPr>
        <w:t>总体而言，词汇量表、语法量表和不同等级分表的教学资源</w:t>
      </w:r>
      <w:proofErr w:type="gramStart"/>
      <w:r>
        <w:rPr>
          <w:rFonts w:hint="eastAsia"/>
          <w:color w:val="000000"/>
        </w:rPr>
        <w:t>单分别</w:t>
      </w:r>
      <w:proofErr w:type="gramEnd"/>
      <w:r>
        <w:rPr>
          <w:rFonts w:hint="eastAsia"/>
          <w:color w:val="000000"/>
        </w:rPr>
        <w:t>承担不同功能：词汇量表解决“有哪些词、处于什么等级、与哪些标准对应”的问题；语法量表解决“语言结构如何在不同阶段逐步展开”的问题；等级分表则解决“如何将能力目标、主题内容、词汇配置与功能语段整合为可教、可学、可评的教学单元”的问题。因此，三者</w:t>
      </w:r>
      <w:del w:id="111" w:author="Think" w:date="2026-03-23T20:13:00Z">
        <w:r w:rsidDel="001F202F">
          <w:rPr>
            <w:rFonts w:hint="eastAsia"/>
            <w:color w:val="000000"/>
          </w:rPr>
          <w:delText>目</w:delText>
        </w:r>
      </w:del>
      <w:r>
        <w:rPr>
          <w:rFonts w:hint="eastAsia"/>
          <w:color w:val="000000"/>
        </w:rPr>
        <w:t>并非</w:t>
      </w:r>
      <w:del w:id="112" w:author="Think" w:date="2026-03-23T20:13:00Z">
        <w:r w:rsidDel="001F202F">
          <w:rPr>
            <w:rFonts w:hint="eastAsia"/>
            <w:color w:val="000000"/>
          </w:rPr>
          <w:delText>并列建设</w:delText>
        </w:r>
      </w:del>
      <w:r>
        <w:rPr>
          <w:rFonts w:hint="eastAsia"/>
          <w:color w:val="000000"/>
        </w:rPr>
        <w:t>三套彼此分离的资源文件，而是共同构建了一个由词汇基础、语法框架</w:t>
      </w:r>
      <w:ins w:id="113" w:author="Think" w:date="2026-03-23T20:14:00Z">
        <w:r w:rsidR="001F202F">
          <w:rPr>
            <w:rFonts w:hint="eastAsia"/>
            <w:color w:val="000000"/>
          </w:rPr>
          <w:t>、</w:t>
        </w:r>
        <w:r w:rsidR="001F202F">
          <w:rPr>
            <w:rFonts w:hint="eastAsia"/>
            <w:color w:val="000000"/>
          </w:rPr>
          <w:t>能做描述</w:t>
        </w:r>
      </w:ins>
      <w:r>
        <w:rPr>
          <w:rFonts w:hint="eastAsia"/>
          <w:color w:val="000000"/>
        </w:rPr>
        <w:t>和教学转化单元协同支撑的</w:t>
      </w:r>
      <w:del w:id="114" w:author="Think" w:date="2026-03-23T20:14:00Z">
        <w:r w:rsidDel="001F202F">
          <w:rPr>
            <w:rFonts w:hint="eastAsia"/>
            <w:color w:val="000000"/>
          </w:rPr>
          <w:delText>本土化</w:delText>
        </w:r>
      </w:del>
      <w:ins w:id="115" w:author="Think" w:date="2026-03-23T20:14:00Z">
        <w:r w:rsidR="001F202F">
          <w:rPr>
            <w:rFonts w:hint="eastAsia"/>
            <w:color w:val="000000"/>
          </w:rPr>
          <w:t>美国</w:t>
        </w:r>
      </w:ins>
      <w:r>
        <w:rPr>
          <w:rFonts w:hint="eastAsia"/>
          <w:color w:val="000000"/>
        </w:rPr>
        <w:t>中文教育资源体系。</w:t>
      </w:r>
    </w:p>
    <w:p w:rsidR="00C905BA" w:rsidRDefault="00011222">
      <w:pPr>
        <w:numPr>
          <w:ilvl w:val="0"/>
          <w:numId w:val="1"/>
        </w:numPr>
        <w:adjustRightInd w:val="0"/>
        <w:snapToGrid w:val="0"/>
        <w:spacing w:line="360" w:lineRule="auto"/>
        <w:outlineLvl w:val="0"/>
        <w:rPr>
          <w:rFonts w:ascii="Times New Roman" w:hAnsi="Times New Roman" w:cs="Times New Roman"/>
          <w:b/>
          <w:bCs/>
          <w:sz w:val="28"/>
          <w:szCs w:val="28"/>
        </w:rPr>
      </w:pPr>
      <w:r>
        <w:rPr>
          <w:rFonts w:ascii="Times New Roman" w:hAnsi="Times New Roman" w:cs="Times New Roman"/>
          <w:b/>
          <w:bCs/>
          <w:sz w:val="28"/>
          <w:szCs w:val="28"/>
        </w:rPr>
        <w:t>研制过程</w:t>
      </w:r>
    </w:p>
    <w:p w:rsidR="00C905BA" w:rsidRDefault="00011222">
      <w:pPr>
        <w:pStyle w:val="2"/>
        <w:adjustRightInd w:val="0"/>
        <w:snapToGrid w:val="0"/>
        <w:spacing w:before="0" w:after="0" w:line="360" w:lineRule="auto"/>
        <w:rPr>
          <w:rFonts w:ascii="Times New Roman" w:hAnsi="Times New Roman" w:cs="Times New Roman"/>
          <w:sz w:val="24"/>
          <w:szCs w:val="24"/>
        </w:rPr>
      </w:pPr>
      <w:r>
        <w:rPr>
          <w:rFonts w:ascii="Times New Roman" w:hAnsi="Times New Roman" w:cs="Times New Roman" w:hint="eastAsia"/>
          <w:sz w:val="24"/>
          <w:szCs w:val="24"/>
        </w:rPr>
        <w:t xml:space="preserve">4.1 </w:t>
      </w:r>
      <w:r>
        <w:rPr>
          <w:rFonts w:ascii="Times New Roman" w:hAnsi="Times New Roman" w:cs="Times New Roman" w:hint="eastAsia"/>
          <w:sz w:val="24"/>
          <w:szCs w:val="24"/>
        </w:rPr>
        <w:t>词汇量表的研制</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ACTFL</w:t>
      </w:r>
      <w:r>
        <w:rPr>
          <w:rFonts w:ascii="Times New Roman" w:hAnsi="Times New Roman" w:cs="Times New Roman" w:hint="eastAsia"/>
          <w:color w:val="000000"/>
        </w:rPr>
        <w:t>中文词汇量表以</w:t>
      </w:r>
      <w:r>
        <w:rPr>
          <w:rFonts w:ascii="Times New Roman" w:hAnsi="Times New Roman" w:cs="Times New Roman" w:hint="eastAsia"/>
          <w:color w:val="000000"/>
        </w:rPr>
        <w:t>HSK 3.0</w:t>
      </w:r>
      <w:r>
        <w:rPr>
          <w:rFonts w:ascii="Times New Roman" w:hAnsi="Times New Roman" w:cs="Times New Roman" w:hint="eastAsia"/>
          <w:color w:val="000000"/>
        </w:rPr>
        <w:t>词汇表收录的</w:t>
      </w:r>
      <w:r>
        <w:rPr>
          <w:rFonts w:ascii="Times New Roman" w:hAnsi="Times New Roman" w:cs="Times New Roman" w:hint="eastAsia"/>
          <w:color w:val="000000"/>
        </w:rPr>
        <w:t>11000</w:t>
      </w:r>
      <w:r>
        <w:rPr>
          <w:rFonts w:ascii="Times New Roman" w:hAnsi="Times New Roman" w:cs="Times New Roman" w:hint="eastAsia"/>
          <w:color w:val="000000"/>
        </w:rPr>
        <w:t>个词语和《国际中文教育中文水平等级标准》收录的</w:t>
      </w:r>
      <w:r>
        <w:rPr>
          <w:rFonts w:ascii="Times New Roman" w:hAnsi="Times New Roman" w:cs="Times New Roman" w:hint="eastAsia"/>
          <w:color w:val="000000"/>
        </w:rPr>
        <w:t>11092</w:t>
      </w:r>
      <w:r>
        <w:rPr>
          <w:rFonts w:ascii="Times New Roman" w:hAnsi="Times New Roman" w:cs="Times New Roman" w:hint="eastAsia"/>
          <w:color w:val="000000"/>
        </w:rPr>
        <w:t>个词语为基础参照，并吸收美国主流中文教材中的实际用词情况，对词汇收录范围和等级归属进行综合校准。教材参照兼顾综合教材与专题教材：综合教材主要包括《中文听说读写》《趣学中文》等，专题教材主要包括《新的中国》《事事关心》《焦点中国》《文化纵横观》《各抒己见》等。研制过程中，重点考察词语在不同教材中的出现阶段、使用频率及任务功能，并</w:t>
      </w:r>
      <w:r>
        <w:rPr>
          <w:rFonts w:ascii="Times New Roman" w:hAnsi="Times New Roman" w:cs="Times New Roman" w:hint="eastAsia"/>
          <w:color w:val="000000"/>
        </w:rPr>
        <w:lastRenderedPageBreak/>
        <w:t>结合专家审定结果，将这些信息纳入等级划分和边界调整，由此形成“标准参照—教材验证—专家校准”的研制路径。</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 xml:space="preserve">4.1.1 </w:t>
      </w:r>
      <w:r>
        <w:rPr>
          <w:rFonts w:ascii="Times New Roman" w:hAnsi="Times New Roman" w:cs="Times New Roman" w:hint="eastAsia"/>
          <w:color w:val="000000"/>
        </w:rPr>
        <w:t>词汇筛选与等级确定机制</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ACTFL</w:t>
      </w:r>
      <w:r>
        <w:rPr>
          <w:rFonts w:ascii="Times New Roman" w:hAnsi="Times New Roman" w:cs="Times New Roman" w:hint="eastAsia"/>
          <w:color w:val="000000"/>
        </w:rPr>
        <w:t>中文词汇量表在词汇筛选与等级确定上采用“多源参照、逐级递进、人工校验”的基本机制。具体而言，在多个参照来源中重复出现、且能够支撑相应等级教学任务的词语，优先纳入该等级；对边界词、</w:t>
      </w:r>
      <w:proofErr w:type="gramStart"/>
      <w:r>
        <w:rPr>
          <w:rFonts w:ascii="Times New Roman" w:hAnsi="Times New Roman" w:cs="Times New Roman" w:hint="eastAsia"/>
          <w:color w:val="000000"/>
        </w:rPr>
        <w:t>跨级词以及</w:t>
      </w:r>
      <w:proofErr w:type="gramEnd"/>
      <w:r>
        <w:rPr>
          <w:rFonts w:ascii="Times New Roman" w:hAnsi="Times New Roman" w:cs="Times New Roman" w:hint="eastAsia"/>
          <w:color w:val="000000"/>
        </w:rPr>
        <w:t>教材分布与现有标准不完全一致的词语，则通过人工校验和专家审定进行调整。</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整体上，</w:t>
      </w:r>
      <w:del w:id="116" w:author="Think" w:date="2026-03-23T20:21:00Z">
        <w:r w:rsidDel="001B0F30">
          <w:rPr>
            <w:rFonts w:ascii="Times New Roman" w:hAnsi="Times New Roman" w:cs="Times New Roman" w:hint="eastAsia"/>
            <w:color w:val="000000"/>
          </w:rPr>
          <w:delText>ACTFL</w:delText>
        </w:r>
      </w:del>
      <w:ins w:id="117" w:author="Think" w:date="2026-03-23T20:21:00Z">
        <w:r w:rsidR="001B0F30">
          <w:rPr>
            <w:rFonts w:ascii="Times New Roman" w:hAnsi="Times New Roman" w:cs="Times New Roman" w:hint="eastAsia"/>
            <w:color w:val="000000"/>
          </w:rPr>
          <w:t>本</w:t>
        </w:r>
      </w:ins>
      <w:r>
        <w:rPr>
          <w:rFonts w:ascii="Times New Roman" w:hAnsi="Times New Roman" w:cs="Times New Roman" w:hint="eastAsia"/>
          <w:color w:val="000000"/>
        </w:rPr>
        <w:t>词表采取由低到高、逐级扩展的建构路径：初级阶段优先吸纳基础标准和初级教材中高频重合的词语；中级阶段逐步扩大</w:t>
      </w:r>
      <w:proofErr w:type="gramStart"/>
      <w:r>
        <w:rPr>
          <w:rFonts w:ascii="Times New Roman" w:hAnsi="Times New Roman" w:cs="Times New Roman" w:hint="eastAsia"/>
          <w:color w:val="000000"/>
        </w:rPr>
        <w:t>至能够</w:t>
      </w:r>
      <w:proofErr w:type="gramEnd"/>
      <w:r>
        <w:rPr>
          <w:rFonts w:ascii="Times New Roman" w:hAnsi="Times New Roman" w:cs="Times New Roman" w:hint="eastAsia"/>
          <w:color w:val="000000"/>
        </w:rPr>
        <w:t>支撑叙述、说明和专题交流任务的词汇；高级阶段则进一步扩展至议题讨论、论证、劝说、辩论以及高阶书面表达所需的词语。换言之，各等级词表并非一次性汇总生成，而是在参照范围、教材覆盖和任务要求不断扩展的基础上逐步建立。这一建构思路在各等级词表的初步建库依据中体现得较为清楚，如表</w:t>
      </w:r>
      <w:r>
        <w:rPr>
          <w:rFonts w:ascii="Times New Roman" w:hAnsi="Times New Roman" w:cs="Times New Roman" w:hint="eastAsia"/>
          <w:color w:val="000000"/>
        </w:rPr>
        <w:t>1</w:t>
      </w:r>
      <w:r>
        <w:rPr>
          <w:rFonts w:ascii="Times New Roman" w:hAnsi="Times New Roman" w:cs="Times New Roman" w:hint="eastAsia"/>
          <w:color w:val="000000"/>
        </w:rPr>
        <w:t>所示。</w:t>
      </w:r>
    </w:p>
    <w:p w:rsidR="00C905BA" w:rsidRDefault="00011222">
      <w:pPr>
        <w:widowControl/>
        <w:kinsoku w:val="0"/>
        <w:autoSpaceDE w:val="0"/>
        <w:autoSpaceDN w:val="0"/>
        <w:adjustRightInd w:val="0"/>
        <w:snapToGrid w:val="0"/>
        <w:spacing w:line="360" w:lineRule="auto"/>
        <w:jc w:val="center"/>
        <w:textAlignment w:val="baseline"/>
        <w:rPr>
          <w:rFonts w:ascii="Times New Roman" w:eastAsia="楷体" w:hAnsi="Times New Roman" w:cs="Times New Roman"/>
          <w:snapToGrid w:val="0"/>
          <w:color w:val="000000"/>
          <w:spacing w:val="-3"/>
          <w:sz w:val="18"/>
          <w:szCs w:val="18"/>
        </w:rPr>
      </w:pPr>
      <w:r>
        <w:rPr>
          <w:rFonts w:ascii="Times New Roman" w:eastAsia="楷体" w:hAnsi="Times New Roman" w:cs="Times New Roman" w:hint="eastAsia"/>
          <w:snapToGrid w:val="0"/>
          <w:color w:val="000000"/>
          <w:spacing w:val="-3"/>
          <w:sz w:val="18"/>
          <w:szCs w:val="18"/>
        </w:rPr>
        <w:t>表</w:t>
      </w:r>
      <w:r>
        <w:rPr>
          <w:rFonts w:ascii="Times New Roman" w:eastAsia="楷体" w:hAnsi="Times New Roman" w:cs="Times New Roman" w:hint="eastAsia"/>
          <w:snapToGrid w:val="0"/>
          <w:color w:val="000000"/>
          <w:spacing w:val="-3"/>
          <w:sz w:val="18"/>
          <w:szCs w:val="18"/>
        </w:rPr>
        <w:t>1  ACTFL</w:t>
      </w:r>
      <w:r>
        <w:rPr>
          <w:rFonts w:ascii="Times New Roman" w:eastAsia="楷体" w:hAnsi="Times New Roman" w:cs="Times New Roman" w:hint="eastAsia"/>
          <w:snapToGrid w:val="0"/>
          <w:color w:val="000000"/>
          <w:spacing w:val="-3"/>
          <w:sz w:val="18"/>
          <w:szCs w:val="18"/>
        </w:rPr>
        <w:t>各等级词表的初步建库依据</w:t>
      </w:r>
    </w:p>
    <w:tbl>
      <w:tblPr>
        <w:tblW w:w="0" w:type="auto"/>
        <w:jc w:val="center"/>
        <w:tblLayout w:type="fixed"/>
        <w:tblLook w:val="04A0" w:firstRow="1" w:lastRow="0" w:firstColumn="1" w:lastColumn="0" w:noHBand="0" w:noVBand="1"/>
      </w:tblPr>
      <w:tblGrid>
        <w:gridCol w:w="1212"/>
        <w:gridCol w:w="8544"/>
      </w:tblGrid>
      <w:tr w:rsidR="00C905BA">
        <w:trPr>
          <w:trHeight w:val="190"/>
          <w:jc w:val="center"/>
        </w:trPr>
        <w:tc>
          <w:tcPr>
            <w:tcW w:w="1212" w:type="dxa"/>
            <w:tcBorders>
              <w:top w:val="single" w:sz="4" w:space="0" w:color="000000"/>
              <w:left w:val="single" w:sz="4" w:space="0" w:color="000000"/>
              <w:bottom w:val="single" w:sz="4" w:space="0" w:color="000000"/>
              <w:right w:val="single" w:sz="4" w:space="0" w:color="000000"/>
            </w:tcBorders>
            <w:shd w:val="clear" w:color="auto" w:fill="auto"/>
          </w:tcPr>
          <w:p w:rsidR="00C905BA" w:rsidRDefault="00011222">
            <w:pPr>
              <w:adjustRightInd w:val="0"/>
              <w:snapToGrid w:val="0"/>
              <w:jc w:val="center"/>
              <w:rPr>
                <w:rFonts w:ascii="Times New Roman" w:hAnsi="Times New Roman" w:cs="Times New Roman"/>
                <w:b/>
                <w:bCs/>
                <w:sz w:val="16"/>
                <w:szCs w:val="21"/>
              </w:rPr>
            </w:pPr>
            <w:r>
              <w:rPr>
                <w:rFonts w:ascii="Times New Roman" w:hAnsi="Times New Roman" w:cs="Times New Roman" w:hint="eastAsia"/>
                <w:b/>
                <w:bCs/>
                <w:sz w:val="16"/>
                <w:szCs w:val="21"/>
              </w:rPr>
              <w:t>等级</w:t>
            </w:r>
          </w:p>
        </w:tc>
        <w:tc>
          <w:tcPr>
            <w:tcW w:w="8544" w:type="dxa"/>
            <w:tcBorders>
              <w:top w:val="single" w:sz="4" w:space="0" w:color="000000"/>
              <w:left w:val="single" w:sz="4" w:space="0" w:color="000000"/>
              <w:bottom w:val="single" w:sz="4" w:space="0" w:color="000000"/>
              <w:right w:val="single" w:sz="4" w:space="0" w:color="000000"/>
            </w:tcBorders>
            <w:shd w:val="clear" w:color="auto" w:fill="auto"/>
          </w:tcPr>
          <w:p w:rsidR="00C905BA" w:rsidRDefault="00011222">
            <w:pPr>
              <w:adjustRightInd w:val="0"/>
              <w:snapToGrid w:val="0"/>
              <w:jc w:val="center"/>
              <w:rPr>
                <w:rFonts w:ascii="Times New Roman" w:hAnsi="Times New Roman" w:cs="Times New Roman"/>
                <w:b/>
                <w:bCs/>
                <w:sz w:val="16"/>
                <w:szCs w:val="21"/>
              </w:rPr>
            </w:pPr>
            <w:r>
              <w:rPr>
                <w:rFonts w:ascii="Times New Roman" w:hAnsi="Times New Roman" w:cs="Times New Roman"/>
                <w:b/>
                <w:bCs/>
                <w:sz w:val="16"/>
                <w:szCs w:val="21"/>
              </w:rPr>
              <w:t>初步建库依据</w:t>
            </w:r>
          </w:p>
        </w:tc>
      </w:tr>
      <w:tr w:rsidR="00C905BA">
        <w:trPr>
          <w:trHeight w:val="123"/>
          <w:jc w:val="center"/>
        </w:trPr>
        <w:tc>
          <w:tcPr>
            <w:tcW w:w="1212"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Novice Low</w:t>
            </w:r>
          </w:p>
        </w:tc>
        <w:tc>
          <w:tcPr>
            <w:tcW w:w="8544" w:type="dxa"/>
            <w:tcBorders>
              <w:top w:val="single" w:sz="4" w:space="0" w:color="000000"/>
              <w:left w:val="single" w:sz="4" w:space="0" w:color="000000"/>
              <w:bottom w:val="single" w:sz="4" w:space="0" w:color="000000"/>
              <w:right w:val="single" w:sz="4" w:space="0" w:color="000000"/>
            </w:tcBorders>
            <w:shd w:val="clear" w:color="auto" w:fill="auto"/>
            <w:vAlign w:val="bottom"/>
          </w:tcPr>
          <w:p w:rsidR="00C905BA" w:rsidRDefault="00011222">
            <w:pPr>
              <w:adjustRightInd w:val="0"/>
              <w:snapToGrid w:val="0"/>
              <w:jc w:val="left"/>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sz w:val="16"/>
                <w:szCs w:val="21"/>
              </w:rPr>
              <w:t>和《等级标准》</w:t>
            </w:r>
            <w:r>
              <w:rPr>
                <w:rFonts w:ascii="Times New Roman" w:hAnsi="Times New Roman" w:cs="Times New Roman" w:hint="eastAsia"/>
                <w:sz w:val="16"/>
                <w:szCs w:val="21"/>
              </w:rPr>
              <w:t>1</w:t>
            </w:r>
            <w:r>
              <w:rPr>
                <w:rFonts w:ascii="Times New Roman" w:hAnsi="Times New Roman" w:cs="Times New Roman"/>
                <w:sz w:val="16"/>
                <w:szCs w:val="21"/>
              </w:rPr>
              <w:t>级</w:t>
            </w:r>
            <w:r>
              <w:rPr>
                <w:rFonts w:ascii="Times New Roman" w:hAnsi="Times New Roman" w:cs="Times New Roman" w:hint="eastAsia"/>
                <w:sz w:val="16"/>
                <w:szCs w:val="21"/>
              </w:rPr>
              <w:t>，《中文听说读写》和《趣学中文》</w:t>
            </w:r>
            <w:r>
              <w:rPr>
                <w:rFonts w:ascii="Times New Roman" w:hAnsi="Times New Roman" w:cs="Times New Roman"/>
                <w:sz w:val="16"/>
                <w:szCs w:val="21"/>
              </w:rPr>
              <w:t>第</w:t>
            </w:r>
            <w:r>
              <w:rPr>
                <w:rFonts w:ascii="Times New Roman" w:hAnsi="Times New Roman" w:cs="Times New Roman" w:hint="eastAsia"/>
                <w:sz w:val="16"/>
                <w:szCs w:val="21"/>
              </w:rPr>
              <w:t>1</w:t>
            </w:r>
            <w:r>
              <w:rPr>
                <w:rFonts w:ascii="Times New Roman" w:hAnsi="Times New Roman" w:cs="Times New Roman"/>
                <w:sz w:val="16"/>
                <w:szCs w:val="21"/>
              </w:rPr>
              <w:t>册前半部分</w:t>
            </w:r>
            <w:r>
              <w:rPr>
                <w:rFonts w:ascii="Times New Roman" w:hAnsi="Times New Roman" w:cs="Times New Roman" w:hint="eastAsia"/>
                <w:sz w:val="16"/>
                <w:szCs w:val="21"/>
              </w:rPr>
              <w:t>语料</w:t>
            </w:r>
            <w:r>
              <w:rPr>
                <w:rFonts w:ascii="Times New Roman" w:hAnsi="Times New Roman" w:cs="Times New Roman"/>
                <w:sz w:val="16"/>
                <w:szCs w:val="21"/>
              </w:rPr>
              <w:t>；优先纳入在两个及以上来源中重复出现的词语。</w:t>
            </w:r>
          </w:p>
        </w:tc>
      </w:tr>
      <w:tr w:rsidR="00C905BA">
        <w:trPr>
          <w:trHeight w:val="187"/>
          <w:jc w:val="center"/>
        </w:trPr>
        <w:tc>
          <w:tcPr>
            <w:tcW w:w="1212"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Novice Mid</w:t>
            </w:r>
          </w:p>
        </w:tc>
        <w:tc>
          <w:tcPr>
            <w:tcW w:w="8544" w:type="dxa"/>
            <w:tcBorders>
              <w:top w:val="single" w:sz="4" w:space="0" w:color="000000"/>
              <w:left w:val="single" w:sz="4" w:space="0" w:color="000000"/>
              <w:bottom w:val="nil"/>
              <w:right w:val="single" w:sz="4" w:space="0" w:color="000000"/>
            </w:tcBorders>
            <w:shd w:val="clear" w:color="auto" w:fill="auto"/>
            <w:vAlign w:val="bottom"/>
          </w:tcPr>
          <w:p w:rsidR="00C905BA" w:rsidRDefault="00011222">
            <w:pPr>
              <w:adjustRightInd w:val="0"/>
              <w:snapToGrid w:val="0"/>
              <w:jc w:val="left"/>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sz w:val="16"/>
                <w:szCs w:val="21"/>
              </w:rPr>
              <w:t>和《等级标准》</w:t>
            </w:r>
            <w:r>
              <w:rPr>
                <w:rFonts w:ascii="Times New Roman" w:hAnsi="Times New Roman" w:cs="Times New Roman"/>
                <w:sz w:val="16"/>
                <w:szCs w:val="21"/>
              </w:rPr>
              <w:t>1</w:t>
            </w:r>
            <w:r>
              <w:rPr>
                <w:rFonts w:ascii="Times New Roman" w:hAnsi="Times New Roman" w:cs="Times New Roman" w:hint="eastAsia"/>
                <w:sz w:val="16"/>
                <w:szCs w:val="21"/>
              </w:rPr>
              <w:t>-2</w:t>
            </w:r>
            <w:r>
              <w:rPr>
                <w:rFonts w:ascii="Times New Roman" w:hAnsi="Times New Roman" w:cs="Times New Roman"/>
                <w:sz w:val="16"/>
                <w:szCs w:val="21"/>
              </w:rPr>
              <w:t>级，</w:t>
            </w:r>
            <w:r>
              <w:rPr>
                <w:rFonts w:ascii="Times New Roman" w:hAnsi="Times New Roman" w:cs="Times New Roman" w:hint="eastAsia"/>
                <w:sz w:val="16"/>
                <w:szCs w:val="21"/>
              </w:rPr>
              <w:t>《中文听说读写》</w:t>
            </w:r>
            <w:r>
              <w:rPr>
                <w:rFonts w:ascii="Times New Roman" w:hAnsi="Times New Roman" w:cs="Times New Roman"/>
                <w:sz w:val="16"/>
                <w:szCs w:val="21"/>
              </w:rPr>
              <w:t>、</w:t>
            </w:r>
            <w:r>
              <w:rPr>
                <w:rFonts w:ascii="Times New Roman" w:hAnsi="Times New Roman" w:cs="Times New Roman" w:hint="eastAsia"/>
                <w:sz w:val="16"/>
                <w:szCs w:val="21"/>
              </w:rPr>
              <w:t>《趣学中文》</w:t>
            </w:r>
            <w:r>
              <w:rPr>
                <w:rFonts w:ascii="Times New Roman" w:hAnsi="Times New Roman" w:cs="Times New Roman"/>
                <w:sz w:val="16"/>
                <w:szCs w:val="21"/>
              </w:rPr>
              <w:t>第</w:t>
            </w:r>
            <w:r>
              <w:rPr>
                <w:rFonts w:ascii="Times New Roman" w:hAnsi="Times New Roman" w:cs="Times New Roman" w:hint="eastAsia"/>
                <w:sz w:val="16"/>
                <w:szCs w:val="21"/>
              </w:rPr>
              <w:t>1</w:t>
            </w:r>
            <w:r>
              <w:rPr>
                <w:rFonts w:ascii="Times New Roman" w:hAnsi="Times New Roman" w:cs="Times New Roman"/>
                <w:sz w:val="16"/>
                <w:szCs w:val="21"/>
              </w:rPr>
              <w:t>册完整语料；优先纳入在两个及以上来源中重复出现的词语。</w:t>
            </w:r>
          </w:p>
        </w:tc>
      </w:tr>
      <w:tr w:rsidR="00C905BA">
        <w:trPr>
          <w:trHeight w:val="103"/>
          <w:jc w:val="center"/>
        </w:trPr>
        <w:tc>
          <w:tcPr>
            <w:tcW w:w="1212"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Novice High</w:t>
            </w:r>
          </w:p>
        </w:tc>
        <w:tc>
          <w:tcPr>
            <w:tcW w:w="8544" w:type="dxa"/>
            <w:tcBorders>
              <w:top w:val="single" w:sz="4" w:space="0" w:color="000000"/>
              <w:left w:val="single" w:sz="4" w:space="0" w:color="000000"/>
              <w:bottom w:val="single" w:sz="4" w:space="0" w:color="000000"/>
              <w:right w:val="single" w:sz="4" w:space="0" w:color="000000"/>
            </w:tcBorders>
            <w:shd w:val="clear" w:color="auto" w:fill="auto"/>
            <w:vAlign w:val="bottom"/>
          </w:tcPr>
          <w:p w:rsidR="00C905BA" w:rsidRDefault="00011222">
            <w:pPr>
              <w:adjustRightInd w:val="0"/>
              <w:snapToGrid w:val="0"/>
              <w:jc w:val="left"/>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sz w:val="16"/>
                <w:szCs w:val="21"/>
              </w:rPr>
              <w:t>和《等级标准》</w:t>
            </w:r>
            <w:r>
              <w:rPr>
                <w:rFonts w:ascii="Times New Roman" w:hAnsi="Times New Roman" w:cs="Times New Roman" w:hint="eastAsia"/>
                <w:sz w:val="16"/>
                <w:szCs w:val="21"/>
              </w:rPr>
              <w:t>1-3</w:t>
            </w:r>
            <w:r>
              <w:rPr>
                <w:rFonts w:ascii="Times New Roman" w:hAnsi="Times New Roman" w:cs="Times New Roman"/>
                <w:sz w:val="16"/>
                <w:szCs w:val="21"/>
              </w:rPr>
              <w:t>级，</w:t>
            </w:r>
            <w:r>
              <w:rPr>
                <w:rFonts w:ascii="Times New Roman" w:hAnsi="Times New Roman" w:cs="Times New Roman" w:hint="eastAsia"/>
                <w:sz w:val="16"/>
                <w:szCs w:val="21"/>
              </w:rPr>
              <w:t>《中文听说读写》</w:t>
            </w:r>
            <w:r>
              <w:rPr>
                <w:rFonts w:ascii="Times New Roman" w:hAnsi="Times New Roman" w:cs="Times New Roman"/>
                <w:sz w:val="16"/>
                <w:szCs w:val="21"/>
              </w:rPr>
              <w:t>、</w:t>
            </w:r>
            <w:r>
              <w:rPr>
                <w:rFonts w:ascii="Times New Roman" w:hAnsi="Times New Roman" w:cs="Times New Roman" w:hint="eastAsia"/>
                <w:sz w:val="16"/>
                <w:szCs w:val="21"/>
              </w:rPr>
              <w:t>《趣学中文》</w:t>
            </w:r>
            <w:r>
              <w:rPr>
                <w:rFonts w:ascii="Times New Roman" w:hAnsi="Times New Roman" w:cs="Times New Roman" w:hint="eastAsia"/>
                <w:sz w:val="16"/>
                <w:szCs w:val="21"/>
              </w:rPr>
              <w:t>1</w:t>
            </w:r>
            <w:r>
              <w:rPr>
                <w:rFonts w:ascii="Times New Roman" w:hAnsi="Times New Roman" w:cs="Times New Roman"/>
                <w:sz w:val="16"/>
                <w:szCs w:val="21"/>
              </w:rPr>
              <w:t>至</w:t>
            </w:r>
            <w:r>
              <w:rPr>
                <w:rFonts w:ascii="Times New Roman" w:hAnsi="Times New Roman" w:cs="Times New Roman" w:hint="eastAsia"/>
                <w:sz w:val="16"/>
                <w:szCs w:val="21"/>
              </w:rPr>
              <w:t>2</w:t>
            </w:r>
            <w:r>
              <w:rPr>
                <w:rFonts w:ascii="Times New Roman" w:hAnsi="Times New Roman" w:cs="Times New Roman" w:hint="eastAsia"/>
                <w:sz w:val="16"/>
                <w:szCs w:val="21"/>
              </w:rPr>
              <w:t>册完整</w:t>
            </w:r>
            <w:r>
              <w:rPr>
                <w:rFonts w:ascii="Times New Roman" w:hAnsi="Times New Roman" w:cs="Times New Roman"/>
                <w:sz w:val="16"/>
                <w:szCs w:val="21"/>
              </w:rPr>
              <w:t>语料；优先纳入在两个及以上来源中重复出现的词语。</w:t>
            </w:r>
          </w:p>
        </w:tc>
      </w:tr>
      <w:tr w:rsidR="00C905BA">
        <w:trPr>
          <w:trHeight w:val="480"/>
          <w:jc w:val="center"/>
        </w:trPr>
        <w:tc>
          <w:tcPr>
            <w:tcW w:w="1212"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Intermediate Low</w:t>
            </w:r>
          </w:p>
        </w:tc>
        <w:tc>
          <w:tcPr>
            <w:tcW w:w="8544" w:type="dxa"/>
            <w:tcBorders>
              <w:top w:val="single" w:sz="4" w:space="0" w:color="000000"/>
              <w:left w:val="single" w:sz="4" w:space="0" w:color="000000"/>
              <w:bottom w:val="single" w:sz="4" w:space="0" w:color="000000"/>
              <w:right w:val="single" w:sz="4" w:space="0" w:color="000000"/>
            </w:tcBorders>
            <w:shd w:val="clear" w:color="auto" w:fill="auto"/>
            <w:vAlign w:val="bottom"/>
          </w:tcPr>
          <w:p w:rsidR="00C905BA" w:rsidRDefault="00011222">
            <w:pPr>
              <w:adjustRightInd w:val="0"/>
              <w:snapToGrid w:val="0"/>
              <w:jc w:val="left"/>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sz w:val="16"/>
                <w:szCs w:val="21"/>
              </w:rPr>
              <w:t>和《等级标准》</w:t>
            </w:r>
            <w:r>
              <w:rPr>
                <w:rFonts w:ascii="Times New Roman" w:hAnsi="Times New Roman" w:cs="Times New Roman"/>
                <w:sz w:val="16"/>
                <w:szCs w:val="21"/>
              </w:rPr>
              <w:t>1</w:t>
            </w:r>
            <w:r>
              <w:rPr>
                <w:rFonts w:ascii="Times New Roman" w:hAnsi="Times New Roman" w:cs="Times New Roman" w:hint="eastAsia"/>
                <w:sz w:val="16"/>
                <w:szCs w:val="21"/>
              </w:rPr>
              <w:t>-4</w:t>
            </w:r>
            <w:r>
              <w:rPr>
                <w:rFonts w:ascii="Times New Roman" w:hAnsi="Times New Roman" w:cs="Times New Roman"/>
                <w:sz w:val="16"/>
                <w:szCs w:val="21"/>
              </w:rPr>
              <w:t>级，</w:t>
            </w:r>
            <w:r>
              <w:rPr>
                <w:rFonts w:ascii="Times New Roman" w:hAnsi="Times New Roman" w:cs="Times New Roman" w:hint="eastAsia"/>
                <w:sz w:val="16"/>
                <w:szCs w:val="21"/>
              </w:rPr>
              <w:t>《趣学中文》全</w:t>
            </w:r>
            <w:r>
              <w:rPr>
                <w:rFonts w:ascii="Times New Roman" w:hAnsi="Times New Roman" w:cs="Times New Roman" w:hint="eastAsia"/>
                <w:sz w:val="16"/>
                <w:szCs w:val="21"/>
              </w:rPr>
              <w:t>3</w:t>
            </w:r>
            <w:r>
              <w:rPr>
                <w:rFonts w:ascii="Times New Roman" w:hAnsi="Times New Roman" w:cs="Times New Roman" w:hint="eastAsia"/>
                <w:sz w:val="16"/>
                <w:szCs w:val="21"/>
              </w:rPr>
              <w:t>册</w:t>
            </w:r>
            <w:r>
              <w:rPr>
                <w:rFonts w:ascii="Times New Roman" w:hAnsi="Times New Roman" w:cs="Times New Roman"/>
                <w:sz w:val="16"/>
                <w:szCs w:val="21"/>
              </w:rPr>
              <w:t>、</w:t>
            </w:r>
            <w:r>
              <w:rPr>
                <w:rFonts w:ascii="Times New Roman" w:hAnsi="Times New Roman" w:cs="Times New Roman" w:hint="eastAsia"/>
                <w:sz w:val="16"/>
                <w:szCs w:val="21"/>
              </w:rPr>
              <w:t>《中文听说读写》</w:t>
            </w:r>
            <w:r>
              <w:rPr>
                <w:rFonts w:ascii="Times New Roman" w:hAnsi="Times New Roman" w:cs="Times New Roman" w:hint="eastAsia"/>
                <w:sz w:val="16"/>
                <w:szCs w:val="21"/>
              </w:rPr>
              <w:t>1-3</w:t>
            </w:r>
            <w:r>
              <w:rPr>
                <w:rFonts w:ascii="Times New Roman" w:hAnsi="Times New Roman" w:cs="Times New Roman"/>
                <w:sz w:val="16"/>
                <w:szCs w:val="21"/>
              </w:rPr>
              <w:t>册；</w:t>
            </w:r>
            <w:r>
              <w:rPr>
                <w:rFonts w:ascii="Times New Roman" w:hAnsi="Times New Roman" w:cs="Times New Roman" w:hint="eastAsia"/>
                <w:sz w:val="16"/>
                <w:szCs w:val="21"/>
              </w:rPr>
              <w:t>优先</w:t>
            </w:r>
            <w:r>
              <w:rPr>
                <w:rFonts w:ascii="Times New Roman" w:hAnsi="Times New Roman" w:cs="Times New Roman"/>
                <w:sz w:val="16"/>
                <w:szCs w:val="21"/>
              </w:rPr>
              <w:t>纳入</w:t>
            </w:r>
            <w:r>
              <w:rPr>
                <w:rFonts w:ascii="Times New Roman" w:hAnsi="Times New Roman" w:cs="Times New Roman" w:hint="eastAsia"/>
                <w:sz w:val="16"/>
                <w:szCs w:val="21"/>
              </w:rPr>
              <w:t>同时在一项标准或任何一册美国教材中</w:t>
            </w:r>
            <w:r>
              <w:rPr>
                <w:rFonts w:ascii="Times New Roman" w:hAnsi="Times New Roman" w:cs="Times New Roman"/>
                <w:sz w:val="16"/>
                <w:szCs w:val="21"/>
              </w:rPr>
              <w:t>出现</w:t>
            </w:r>
            <w:r>
              <w:rPr>
                <w:rFonts w:ascii="Times New Roman" w:hAnsi="Times New Roman" w:cs="Times New Roman" w:hint="eastAsia"/>
                <w:sz w:val="16"/>
                <w:szCs w:val="21"/>
              </w:rPr>
              <w:t>的词语</w:t>
            </w:r>
            <w:r>
              <w:rPr>
                <w:rFonts w:ascii="Times New Roman" w:hAnsi="Times New Roman" w:cs="Times New Roman"/>
                <w:sz w:val="16"/>
                <w:szCs w:val="21"/>
              </w:rPr>
              <w:t>。</w:t>
            </w:r>
          </w:p>
        </w:tc>
      </w:tr>
      <w:tr w:rsidR="00C905BA">
        <w:trPr>
          <w:trHeight w:val="400"/>
          <w:jc w:val="center"/>
        </w:trPr>
        <w:tc>
          <w:tcPr>
            <w:tcW w:w="1212"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Intermediate Mid</w:t>
            </w:r>
          </w:p>
        </w:tc>
        <w:tc>
          <w:tcPr>
            <w:tcW w:w="8544" w:type="dxa"/>
            <w:tcBorders>
              <w:top w:val="single" w:sz="4" w:space="0" w:color="000000"/>
              <w:left w:val="single" w:sz="4" w:space="0" w:color="000000"/>
              <w:bottom w:val="single" w:sz="4" w:space="0" w:color="000000"/>
              <w:right w:val="single" w:sz="4" w:space="0" w:color="000000"/>
            </w:tcBorders>
            <w:shd w:val="clear" w:color="auto" w:fill="auto"/>
            <w:vAlign w:val="bottom"/>
          </w:tcPr>
          <w:p w:rsidR="00C905BA" w:rsidRDefault="00011222">
            <w:pPr>
              <w:adjustRightInd w:val="0"/>
              <w:snapToGrid w:val="0"/>
              <w:jc w:val="left"/>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sz w:val="16"/>
                <w:szCs w:val="21"/>
              </w:rPr>
              <w:t>和《等级标准》</w:t>
            </w:r>
            <w:r>
              <w:rPr>
                <w:rFonts w:ascii="Times New Roman" w:hAnsi="Times New Roman" w:cs="Times New Roman" w:hint="eastAsia"/>
                <w:sz w:val="16"/>
                <w:szCs w:val="21"/>
              </w:rPr>
              <w:t>1-5</w:t>
            </w:r>
            <w:r>
              <w:rPr>
                <w:rFonts w:ascii="Times New Roman" w:hAnsi="Times New Roman" w:cs="Times New Roman"/>
                <w:sz w:val="16"/>
                <w:szCs w:val="21"/>
              </w:rPr>
              <w:t>级</w:t>
            </w:r>
            <w:r>
              <w:rPr>
                <w:rFonts w:ascii="Times New Roman" w:hAnsi="Times New Roman" w:cs="Times New Roman" w:hint="eastAsia"/>
                <w:sz w:val="16"/>
                <w:szCs w:val="21"/>
              </w:rPr>
              <w:t>，《趣学中文》全</w:t>
            </w:r>
            <w:r>
              <w:rPr>
                <w:rFonts w:ascii="Times New Roman" w:hAnsi="Times New Roman" w:cs="Times New Roman" w:hint="eastAsia"/>
                <w:sz w:val="16"/>
                <w:szCs w:val="21"/>
              </w:rPr>
              <w:t>3</w:t>
            </w:r>
            <w:r>
              <w:rPr>
                <w:rFonts w:ascii="Times New Roman" w:hAnsi="Times New Roman" w:cs="Times New Roman" w:hint="eastAsia"/>
                <w:sz w:val="16"/>
                <w:szCs w:val="21"/>
              </w:rPr>
              <w:t>册</w:t>
            </w:r>
            <w:r>
              <w:rPr>
                <w:rFonts w:ascii="Times New Roman" w:hAnsi="Times New Roman" w:cs="Times New Roman"/>
                <w:sz w:val="16"/>
                <w:szCs w:val="21"/>
              </w:rPr>
              <w:t>、</w:t>
            </w:r>
            <w:r>
              <w:rPr>
                <w:rFonts w:ascii="Times New Roman" w:hAnsi="Times New Roman" w:cs="Times New Roman" w:hint="eastAsia"/>
                <w:sz w:val="16"/>
                <w:szCs w:val="21"/>
              </w:rPr>
              <w:t>《中文听说读写》</w:t>
            </w:r>
            <w:r>
              <w:rPr>
                <w:rFonts w:ascii="Times New Roman" w:hAnsi="Times New Roman" w:cs="Times New Roman" w:hint="eastAsia"/>
                <w:sz w:val="16"/>
                <w:szCs w:val="21"/>
              </w:rPr>
              <w:t>1-4</w:t>
            </w:r>
            <w:r>
              <w:rPr>
                <w:rFonts w:ascii="Times New Roman" w:hAnsi="Times New Roman" w:cs="Times New Roman"/>
                <w:sz w:val="16"/>
                <w:szCs w:val="21"/>
              </w:rPr>
              <w:t>册</w:t>
            </w:r>
            <w:r>
              <w:rPr>
                <w:rFonts w:ascii="Times New Roman" w:hAnsi="Times New Roman" w:cs="Times New Roman" w:hint="eastAsia"/>
                <w:sz w:val="16"/>
                <w:szCs w:val="21"/>
              </w:rPr>
              <w:t>、《新的中国》</w:t>
            </w:r>
            <w:r>
              <w:rPr>
                <w:rFonts w:ascii="Times New Roman" w:hAnsi="Times New Roman" w:cs="Times New Roman"/>
                <w:sz w:val="16"/>
                <w:szCs w:val="21"/>
              </w:rPr>
              <w:t>中至少命中两类，</w:t>
            </w:r>
            <w:r>
              <w:rPr>
                <w:rFonts w:ascii="Times New Roman" w:hAnsi="Times New Roman" w:cs="Times New Roman" w:hint="eastAsia"/>
                <w:sz w:val="16"/>
                <w:szCs w:val="21"/>
              </w:rPr>
              <w:t>优先归于该等级。</w:t>
            </w:r>
          </w:p>
        </w:tc>
      </w:tr>
      <w:tr w:rsidR="00C905BA">
        <w:trPr>
          <w:trHeight w:val="90"/>
          <w:jc w:val="center"/>
        </w:trPr>
        <w:tc>
          <w:tcPr>
            <w:tcW w:w="1212"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Intermediate High</w:t>
            </w:r>
          </w:p>
        </w:tc>
        <w:tc>
          <w:tcPr>
            <w:tcW w:w="8544" w:type="dxa"/>
            <w:tcBorders>
              <w:top w:val="single" w:sz="4" w:space="0" w:color="000000"/>
              <w:left w:val="single" w:sz="4" w:space="0" w:color="000000"/>
              <w:bottom w:val="single" w:sz="4" w:space="0" w:color="000000"/>
              <w:right w:val="single" w:sz="4" w:space="0" w:color="000000"/>
            </w:tcBorders>
            <w:shd w:val="clear" w:color="auto" w:fill="auto"/>
            <w:vAlign w:val="bottom"/>
          </w:tcPr>
          <w:p w:rsidR="00C905BA" w:rsidRDefault="00011222">
            <w:pPr>
              <w:adjustRightInd w:val="0"/>
              <w:snapToGrid w:val="0"/>
              <w:jc w:val="left"/>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sz w:val="16"/>
                <w:szCs w:val="21"/>
              </w:rPr>
              <w:t>和《等级标准》</w:t>
            </w:r>
            <w:r>
              <w:rPr>
                <w:rFonts w:ascii="Times New Roman" w:hAnsi="Times New Roman" w:cs="Times New Roman"/>
                <w:sz w:val="16"/>
                <w:szCs w:val="21"/>
              </w:rPr>
              <w:t xml:space="preserve"> 1</w:t>
            </w:r>
            <w:r>
              <w:rPr>
                <w:rFonts w:ascii="Times New Roman" w:hAnsi="Times New Roman" w:cs="Times New Roman" w:hint="eastAsia"/>
                <w:sz w:val="16"/>
                <w:szCs w:val="21"/>
              </w:rPr>
              <w:t>-</w:t>
            </w:r>
            <w:r>
              <w:rPr>
                <w:rFonts w:ascii="Times New Roman" w:hAnsi="Times New Roman" w:cs="Times New Roman"/>
                <w:sz w:val="16"/>
                <w:szCs w:val="21"/>
              </w:rPr>
              <w:t xml:space="preserve">5 </w:t>
            </w:r>
            <w:r>
              <w:rPr>
                <w:rFonts w:ascii="Times New Roman" w:hAnsi="Times New Roman" w:cs="Times New Roman"/>
                <w:sz w:val="16"/>
                <w:szCs w:val="21"/>
              </w:rPr>
              <w:t>级，</w:t>
            </w:r>
            <w:r>
              <w:rPr>
                <w:rFonts w:ascii="Times New Roman" w:hAnsi="Times New Roman" w:cs="Times New Roman" w:hint="eastAsia"/>
                <w:sz w:val="16"/>
                <w:szCs w:val="21"/>
              </w:rPr>
              <w:t>《趣学中文》全</w:t>
            </w:r>
            <w:r>
              <w:rPr>
                <w:rFonts w:ascii="Times New Roman" w:hAnsi="Times New Roman" w:cs="Times New Roman" w:hint="eastAsia"/>
                <w:sz w:val="16"/>
                <w:szCs w:val="21"/>
              </w:rPr>
              <w:t>3</w:t>
            </w:r>
            <w:r>
              <w:rPr>
                <w:rFonts w:ascii="Times New Roman" w:hAnsi="Times New Roman" w:cs="Times New Roman" w:hint="eastAsia"/>
                <w:sz w:val="16"/>
                <w:szCs w:val="21"/>
              </w:rPr>
              <w:t>册</w:t>
            </w:r>
            <w:r>
              <w:rPr>
                <w:rFonts w:ascii="Times New Roman" w:hAnsi="Times New Roman" w:cs="Times New Roman"/>
                <w:sz w:val="16"/>
                <w:szCs w:val="21"/>
              </w:rPr>
              <w:t>、</w:t>
            </w:r>
            <w:r>
              <w:rPr>
                <w:rFonts w:ascii="Times New Roman" w:hAnsi="Times New Roman" w:cs="Times New Roman" w:hint="eastAsia"/>
                <w:sz w:val="16"/>
                <w:szCs w:val="21"/>
              </w:rPr>
              <w:t>《中文听说读写》</w:t>
            </w:r>
            <w:r>
              <w:rPr>
                <w:rFonts w:ascii="Times New Roman" w:hAnsi="Times New Roman" w:cs="Times New Roman" w:hint="eastAsia"/>
                <w:sz w:val="16"/>
                <w:szCs w:val="21"/>
              </w:rPr>
              <w:t>1-4</w:t>
            </w:r>
            <w:r>
              <w:rPr>
                <w:rFonts w:ascii="Times New Roman" w:hAnsi="Times New Roman" w:cs="Times New Roman"/>
                <w:sz w:val="16"/>
                <w:szCs w:val="21"/>
              </w:rPr>
              <w:t>册</w:t>
            </w:r>
            <w:r>
              <w:rPr>
                <w:rFonts w:ascii="Times New Roman" w:hAnsi="Times New Roman" w:cs="Times New Roman" w:hint="eastAsia"/>
                <w:sz w:val="16"/>
                <w:szCs w:val="21"/>
              </w:rPr>
              <w:t>、《新的中国》出现过，但前面均未收录的优先</w:t>
            </w:r>
            <w:r>
              <w:rPr>
                <w:rFonts w:ascii="Times New Roman" w:hAnsi="Times New Roman" w:cs="Times New Roman"/>
                <w:sz w:val="16"/>
                <w:szCs w:val="21"/>
              </w:rPr>
              <w:t>纳入该等级。</w:t>
            </w:r>
          </w:p>
        </w:tc>
      </w:tr>
      <w:tr w:rsidR="00C905BA">
        <w:trPr>
          <w:trHeight w:val="280"/>
          <w:jc w:val="center"/>
        </w:trPr>
        <w:tc>
          <w:tcPr>
            <w:tcW w:w="1212"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Advanced Low</w:t>
            </w:r>
          </w:p>
        </w:tc>
        <w:tc>
          <w:tcPr>
            <w:tcW w:w="8544" w:type="dxa"/>
            <w:tcBorders>
              <w:top w:val="single" w:sz="4" w:space="0" w:color="000000"/>
              <w:left w:val="single" w:sz="4" w:space="0" w:color="000000"/>
              <w:bottom w:val="single" w:sz="4" w:space="0" w:color="000000"/>
              <w:right w:val="single" w:sz="4" w:space="0" w:color="000000"/>
            </w:tcBorders>
            <w:shd w:val="clear" w:color="auto" w:fill="auto"/>
            <w:vAlign w:val="bottom"/>
          </w:tcPr>
          <w:p w:rsidR="00C905BA" w:rsidRDefault="00011222">
            <w:pPr>
              <w:adjustRightInd w:val="0"/>
              <w:snapToGrid w:val="0"/>
              <w:jc w:val="left"/>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hint="eastAsia"/>
                <w:sz w:val="16"/>
                <w:szCs w:val="21"/>
              </w:rPr>
              <w:t>和</w:t>
            </w:r>
            <w:r>
              <w:rPr>
                <w:rFonts w:ascii="Times New Roman" w:hAnsi="Times New Roman" w:cs="Times New Roman"/>
                <w:sz w:val="16"/>
                <w:szCs w:val="21"/>
              </w:rPr>
              <w:t>《等级标准》</w:t>
            </w:r>
            <w:r>
              <w:rPr>
                <w:rFonts w:ascii="Times New Roman" w:hAnsi="Times New Roman" w:cs="Times New Roman" w:hint="eastAsia"/>
                <w:sz w:val="16"/>
                <w:szCs w:val="21"/>
              </w:rPr>
              <w:t>1-6</w:t>
            </w:r>
            <w:r>
              <w:rPr>
                <w:rFonts w:ascii="Times New Roman" w:hAnsi="Times New Roman" w:cs="Times New Roman" w:hint="eastAsia"/>
                <w:sz w:val="16"/>
                <w:szCs w:val="21"/>
              </w:rPr>
              <w:t>级</w:t>
            </w:r>
            <w:r>
              <w:rPr>
                <w:rFonts w:ascii="Times New Roman" w:hAnsi="Times New Roman" w:cs="Times New Roman"/>
                <w:sz w:val="16"/>
                <w:szCs w:val="21"/>
              </w:rPr>
              <w:t>，</w:t>
            </w:r>
            <w:r>
              <w:rPr>
                <w:rFonts w:ascii="Times New Roman" w:hAnsi="Times New Roman" w:cs="Times New Roman" w:hint="eastAsia"/>
                <w:sz w:val="16"/>
                <w:szCs w:val="21"/>
              </w:rPr>
              <w:t>《趣学中文》全</w:t>
            </w:r>
            <w:r>
              <w:rPr>
                <w:rFonts w:ascii="Times New Roman" w:hAnsi="Times New Roman" w:cs="Times New Roman" w:hint="eastAsia"/>
                <w:sz w:val="16"/>
                <w:szCs w:val="21"/>
              </w:rPr>
              <w:t>3</w:t>
            </w:r>
            <w:r>
              <w:rPr>
                <w:rFonts w:ascii="Times New Roman" w:hAnsi="Times New Roman" w:cs="Times New Roman" w:hint="eastAsia"/>
                <w:sz w:val="16"/>
                <w:szCs w:val="21"/>
              </w:rPr>
              <w:t>册</w:t>
            </w:r>
            <w:r>
              <w:rPr>
                <w:rFonts w:ascii="Times New Roman" w:hAnsi="Times New Roman" w:cs="Times New Roman"/>
                <w:sz w:val="16"/>
                <w:szCs w:val="21"/>
              </w:rPr>
              <w:t>、</w:t>
            </w:r>
            <w:r>
              <w:rPr>
                <w:rFonts w:ascii="Times New Roman" w:hAnsi="Times New Roman" w:cs="Times New Roman" w:hint="eastAsia"/>
                <w:sz w:val="16"/>
                <w:szCs w:val="21"/>
              </w:rPr>
              <w:t>《中文听说读写》</w:t>
            </w:r>
            <w:r>
              <w:rPr>
                <w:rFonts w:ascii="Times New Roman" w:hAnsi="Times New Roman" w:cs="Times New Roman" w:hint="eastAsia"/>
                <w:sz w:val="16"/>
                <w:szCs w:val="21"/>
              </w:rPr>
              <w:t>1-4</w:t>
            </w:r>
            <w:r>
              <w:rPr>
                <w:rFonts w:ascii="Times New Roman" w:hAnsi="Times New Roman" w:cs="Times New Roman"/>
                <w:sz w:val="16"/>
                <w:szCs w:val="21"/>
              </w:rPr>
              <w:t>册</w:t>
            </w:r>
            <w:r>
              <w:rPr>
                <w:rFonts w:ascii="Times New Roman" w:hAnsi="Times New Roman" w:cs="Times New Roman" w:hint="eastAsia"/>
                <w:sz w:val="16"/>
                <w:szCs w:val="21"/>
              </w:rPr>
              <w:t>、《新的中国》、《事事关心》等语料；优先纳入上述任</w:t>
            </w:r>
            <w:proofErr w:type="gramStart"/>
            <w:r>
              <w:rPr>
                <w:rFonts w:ascii="Times New Roman" w:hAnsi="Times New Roman" w:cs="Times New Roman" w:hint="eastAsia"/>
                <w:sz w:val="16"/>
                <w:szCs w:val="21"/>
              </w:rPr>
              <w:t>一</w:t>
            </w:r>
            <w:proofErr w:type="gramEnd"/>
            <w:r>
              <w:rPr>
                <w:rFonts w:ascii="Times New Roman" w:hAnsi="Times New Roman" w:cs="Times New Roman" w:hint="eastAsia"/>
                <w:sz w:val="16"/>
                <w:szCs w:val="21"/>
              </w:rPr>
              <w:t>资料出现的词语。</w:t>
            </w:r>
          </w:p>
        </w:tc>
      </w:tr>
      <w:tr w:rsidR="00C905BA">
        <w:trPr>
          <w:trHeight w:val="90"/>
          <w:jc w:val="center"/>
        </w:trPr>
        <w:tc>
          <w:tcPr>
            <w:tcW w:w="1212" w:type="dxa"/>
            <w:tcBorders>
              <w:top w:val="single" w:sz="4" w:space="0" w:color="000000"/>
              <w:left w:val="single" w:sz="4" w:space="0" w:color="000000"/>
              <w:bottom w:val="single" w:sz="4" w:space="0" w:color="000000"/>
              <w:right w:val="single" w:sz="4" w:space="0" w:color="000000"/>
            </w:tcBorders>
            <w:shd w:val="clear" w:color="auto" w:fill="auto"/>
            <w:vAlign w:val="bottom"/>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Advanced Mid</w:t>
            </w:r>
          </w:p>
        </w:tc>
        <w:tc>
          <w:tcPr>
            <w:tcW w:w="8544" w:type="dxa"/>
            <w:tcBorders>
              <w:top w:val="single" w:sz="4" w:space="0" w:color="000000"/>
              <w:left w:val="single" w:sz="4" w:space="0" w:color="000000"/>
              <w:bottom w:val="single" w:sz="4" w:space="0" w:color="000000"/>
              <w:right w:val="single" w:sz="4" w:space="0" w:color="000000"/>
            </w:tcBorders>
            <w:shd w:val="clear" w:color="auto" w:fill="auto"/>
            <w:vAlign w:val="bottom"/>
          </w:tcPr>
          <w:p w:rsidR="00C905BA" w:rsidRDefault="00011222">
            <w:pPr>
              <w:adjustRightInd w:val="0"/>
              <w:snapToGrid w:val="0"/>
              <w:jc w:val="left"/>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hint="eastAsia"/>
                <w:sz w:val="16"/>
                <w:szCs w:val="21"/>
              </w:rPr>
              <w:t>和</w:t>
            </w:r>
            <w:r>
              <w:rPr>
                <w:rFonts w:ascii="Times New Roman" w:hAnsi="Times New Roman" w:cs="Times New Roman"/>
                <w:sz w:val="16"/>
                <w:szCs w:val="21"/>
              </w:rPr>
              <w:t>《等级标准》</w:t>
            </w:r>
            <w:r>
              <w:rPr>
                <w:rFonts w:ascii="Times New Roman" w:hAnsi="Times New Roman" w:cs="Times New Roman"/>
                <w:sz w:val="16"/>
                <w:szCs w:val="21"/>
              </w:rPr>
              <w:t>7</w:t>
            </w:r>
            <w:r>
              <w:rPr>
                <w:rFonts w:ascii="Times New Roman" w:hAnsi="Times New Roman" w:cs="Times New Roman" w:hint="eastAsia"/>
                <w:sz w:val="16"/>
                <w:szCs w:val="21"/>
              </w:rPr>
              <w:t>-</w:t>
            </w:r>
            <w:r>
              <w:rPr>
                <w:rFonts w:ascii="Times New Roman" w:hAnsi="Times New Roman" w:cs="Times New Roman"/>
                <w:sz w:val="16"/>
                <w:szCs w:val="21"/>
              </w:rPr>
              <w:t>9</w:t>
            </w:r>
            <w:r>
              <w:rPr>
                <w:rFonts w:ascii="Times New Roman" w:hAnsi="Times New Roman" w:cs="Times New Roman"/>
                <w:sz w:val="16"/>
                <w:szCs w:val="21"/>
              </w:rPr>
              <w:t>级，</w:t>
            </w:r>
            <w:r>
              <w:rPr>
                <w:rFonts w:ascii="Times New Roman" w:hAnsi="Times New Roman" w:cs="Times New Roman" w:hint="eastAsia"/>
                <w:sz w:val="16"/>
                <w:szCs w:val="21"/>
              </w:rPr>
              <w:t>《焦点中国》</w:t>
            </w:r>
            <w:r>
              <w:rPr>
                <w:rFonts w:ascii="Times New Roman" w:hAnsi="Times New Roman" w:cs="Times New Roman"/>
                <w:sz w:val="16"/>
                <w:szCs w:val="21"/>
              </w:rPr>
              <w:t>、</w:t>
            </w:r>
            <w:r>
              <w:rPr>
                <w:rFonts w:ascii="Times New Roman" w:hAnsi="Times New Roman" w:cs="Times New Roman" w:hint="eastAsia"/>
                <w:sz w:val="16"/>
                <w:szCs w:val="21"/>
              </w:rPr>
              <w:t>《事事关心》、《各抒己见》</w:t>
            </w:r>
            <w:r>
              <w:rPr>
                <w:rFonts w:ascii="Times New Roman" w:hAnsi="Times New Roman" w:cs="Times New Roman"/>
                <w:sz w:val="16"/>
                <w:szCs w:val="21"/>
              </w:rPr>
              <w:t>及</w:t>
            </w:r>
            <w:r>
              <w:rPr>
                <w:rFonts w:ascii="Times New Roman" w:hAnsi="Times New Roman" w:cs="Times New Roman" w:hint="eastAsia"/>
                <w:sz w:val="16"/>
                <w:szCs w:val="21"/>
              </w:rPr>
              <w:t>《趣学中文》全</w:t>
            </w:r>
            <w:r>
              <w:rPr>
                <w:rFonts w:ascii="Times New Roman" w:hAnsi="Times New Roman" w:cs="Times New Roman" w:hint="eastAsia"/>
                <w:sz w:val="16"/>
                <w:szCs w:val="21"/>
              </w:rPr>
              <w:t>3</w:t>
            </w:r>
            <w:r>
              <w:rPr>
                <w:rFonts w:ascii="Times New Roman" w:hAnsi="Times New Roman" w:cs="Times New Roman" w:hint="eastAsia"/>
                <w:sz w:val="16"/>
                <w:szCs w:val="21"/>
              </w:rPr>
              <w:t>册</w:t>
            </w:r>
            <w:r>
              <w:rPr>
                <w:rFonts w:ascii="Times New Roman" w:hAnsi="Times New Roman" w:cs="Times New Roman"/>
                <w:sz w:val="16"/>
                <w:szCs w:val="21"/>
              </w:rPr>
              <w:t>、</w:t>
            </w:r>
            <w:r>
              <w:rPr>
                <w:rFonts w:ascii="Times New Roman" w:hAnsi="Times New Roman" w:cs="Times New Roman" w:hint="eastAsia"/>
                <w:sz w:val="16"/>
                <w:szCs w:val="21"/>
              </w:rPr>
              <w:t>《中文听说读写》</w:t>
            </w:r>
            <w:r>
              <w:rPr>
                <w:rFonts w:ascii="Times New Roman" w:hAnsi="Times New Roman" w:cs="Times New Roman" w:hint="eastAsia"/>
                <w:sz w:val="16"/>
                <w:szCs w:val="21"/>
              </w:rPr>
              <w:t>1-4</w:t>
            </w:r>
            <w:r>
              <w:rPr>
                <w:rFonts w:ascii="Times New Roman" w:hAnsi="Times New Roman" w:cs="Times New Roman"/>
                <w:sz w:val="16"/>
                <w:szCs w:val="21"/>
              </w:rPr>
              <w:t>册中</w:t>
            </w:r>
            <w:r>
              <w:rPr>
                <w:rFonts w:ascii="Times New Roman" w:hAnsi="Times New Roman" w:cs="Times New Roman" w:hint="eastAsia"/>
                <w:sz w:val="16"/>
                <w:szCs w:val="21"/>
              </w:rPr>
              <w:t>出现过</w:t>
            </w:r>
            <w:r>
              <w:rPr>
                <w:rFonts w:ascii="Times New Roman" w:hAnsi="Times New Roman" w:cs="Times New Roman" w:hint="eastAsia"/>
                <w:sz w:val="16"/>
                <w:szCs w:val="21"/>
              </w:rPr>
              <w:t>2</w:t>
            </w:r>
            <w:r>
              <w:rPr>
                <w:rFonts w:ascii="Times New Roman" w:hAnsi="Times New Roman" w:cs="Times New Roman" w:hint="eastAsia"/>
                <w:sz w:val="16"/>
                <w:szCs w:val="21"/>
              </w:rPr>
              <w:t>次以上的</w:t>
            </w:r>
            <w:r>
              <w:rPr>
                <w:rFonts w:ascii="Times New Roman" w:hAnsi="Times New Roman" w:cs="Times New Roman"/>
                <w:sz w:val="16"/>
                <w:szCs w:val="21"/>
              </w:rPr>
              <w:t>词语，</w:t>
            </w:r>
            <w:r>
              <w:rPr>
                <w:rFonts w:ascii="Times New Roman" w:hAnsi="Times New Roman" w:cs="Times New Roman" w:hint="eastAsia"/>
                <w:sz w:val="16"/>
                <w:szCs w:val="21"/>
              </w:rPr>
              <w:t>优先</w:t>
            </w:r>
            <w:r>
              <w:rPr>
                <w:rFonts w:ascii="Times New Roman" w:hAnsi="Times New Roman" w:cs="Times New Roman"/>
                <w:sz w:val="16"/>
                <w:szCs w:val="21"/>
              </w:rPr>
              <w:t>纳入具有较强专题性和书面性的新增词语。</w:t>
            </w:r>
          </w:p>
        </w:tc>
      </w:tr>
      <w:tr w:rsidR="00C905BA">
        <w:trPr>
          <w:trHeight w:val="280"/>
          <w:jc w:val="center"/>
        </w:trPr>
        <w:tc>
          <w:tcPr>
            <w:tcW w:w="1212" w:type="dxa"/>
            <w:tcBorders>
              <w:top w:val="single" w:sz="4" w:space="0" w:color="000000"/>
              <w:left w:val="single" w:sz="4" w:space="0" w:color="000000"/>
              <w:bottom w:val="single" w:sz="4" w:space="0" w:color="000000"/>
              <w:right w:val="single" w:sz="4" w:space="0" w:color="000000"/>
            </w:tcBorders>
            <w:shd w:val="clear" w:color="auto" w:fill="auto"/>
            <w:vAlign w:val="bottom"/>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Advanced High</w:t>
            </w:r>
          </w:p>
        </w:tc>
        <w:tc>
          <w:tcPr>
            <w:tcW w:w="8544" w:type="dxa"/>
            <w:tcBorders>
              <w:top w:val="single" w:sz="4" w:space="0" w:color="000000"/>
              <w:left w:val="single" w:sz="4" w:space="0" w:color="000000"/>
              <w:bottom w:val="single" w:sz="4" w:space="0" w:color="000000"/>
              <w:right w:val="single" w:sz="4" w:space="0" w:color="000000"/>
            </w:tcBorders>
            <w:shd w:val="clear" w:color="auto" w:fill="auto"/>
            <w:noWrap/>
            <w:vAlign w:val="bottom"/>
          </w:tcPr>
          <w:p w:rsidR="00C905BA" w:rsidRDefault="00011222">
            <w:pPr>
              <w:adjustRightInd w:val="0"/>
              <w:snapToGrid w:val="0"/>
              <w:jc w:val="left"/>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hint="eastAsia"/>
                <w:sz w:val="16"/>
                <w:szCs w:val="21"/>
              </w:rPr>
              <w:t>和</w:t>
            </w:r>
            <w:r>
              <w:rPr>
                <w:rFonts w:ascii="Times New Roman" w:hAnsi="Times New Roman" w:cs="Times New Roman"/>
                <w:sz w:val="16"/>
                <w:szCs w:val="21"/>
              </w:rPr>
              <w:t>《等级标准》</w:t>
            </w:r>
            <w:r>
              <w:rPr>
                <w:rFonts w:ascii="Times New Roman" w:hAnsi="Times New Roman" w:cs="Times New Roman"/>
                <w:sz w:val="16"/>
                <w:szCs w:val="21"/>
              </w:rPr>
              <w:t>7</w:t>
            </w:r>
            <w:r>
              <w:rPr>
                <w:rFonts w:ascii="Times New Roman" w:hAnsi="Times New Roman" w:cs="Times New Roman" w:hint="eastAsia"/>
                <w:sz w:val="16"/>
                <w:szCs w:val="21"/>
              </w:rPr>
              <w:t>-</w:t>
            </w:r>
            <w:r>
              <w:rPr>
                <w:rFonts w:ascii="Times New Roman" w:hAnsi="Times New Roman" w:cs="Times New Roman"/>
                <w:sz w:val="16"/>
                <w:szCs w:val="21"/>
              </w:rPr>
              <w:t>9</w:t>
            </w:r>
            <w:r>
              <w:rPr>
                <w:rFonts w:ascii="Times New Roman" w:hAnsi="Times New Roman" w:cs="Times New Roman"/>
                <w:sz w:val="16"/>
                <w:szCs w:val="21"/>
              </w:rPr>
              <w:t>级，</w:t>
            </w:r>
            <w:r>
              <w:rPr>
                <w:rFonts w:ascii="Times New Roman" w:hAnsi="Times New Roman" w:cs="Times New Roman" w:hint="eastAsia"/>
                <w:sz w:val="16"/>
                <w:szCs w:val="21"/>
              </w:rPr>
              <w:t>《文化纵横观》以及前面全部使用过的教材语料，优先</w:t>
            </w:r>
            <w:r>
              <w:rPr>
                <w:rFonts w:ascii="Times New Roman" w:hAnsi="Times New Roman" w:cs="Times New Roman"/>
                <w:sz w:val="16"/>
                <w:szCs w:val="21"/>
              </w:rPr>
              <w:t>纳入各等级未覆盖的剩余词语</w:t>
            </w:r>
            <w:r>
              <w:rPr>
                <w:rFonts w:ascii="Times New Roman" w:hAnsi="Times New Roman" w:cs="Times New Roman" w:hint="eastAsia"/>
                <w:sz w:val="16"/>
                <w:szCs w:val="21"/>
              </w:rPr>
              <w:t>及</w:t>
            </w:r>
            <w:r>
              <w:rPr>
                <w:rFonts w:ascii="Times New Roman" w:hAnsi="Times New Roman" w:cs="Times New Roman"/>
                <w:sz w:val="16"/>
                <w:szCs w:val="21"/>
              </w:rPr>
              <w:t>研究、学术及高阶书面表达中使用的词汇。</w:t>
            </w:r>
          </w:p>
        </w:tc>
      </w:tr>
    </w:tbl>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 xml:space="preserve">4.1.2 </w:t>
      </w:r>
      <w:r>
        <w:rPr>
          <w:rFonts w:ascii="Times New Roman" w:hAnsi="Times New Roman" w:cs="Times New Roman" w:hint="eastAsia"/>
          <w:color w:val="000000"/>
        </w:rPr>
        <w:t>专家校订原则与本土化调整</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在初步建库基础上，</w:t>
      </w:r>
      <w:del w:id="118" w:author="Think" w:date="2026-03-23T20:21:00Z">
        <w:r w:rsidDel="001B0F30">
          <w:rPr>
            <w:rFonts w:ascii="Times New Roman" w:hAnsi="Times New Roman" w:cs="Times New Roman" w:hint="eastAsia"/>
            <w:color w:val="000000"/>
          </w:rPr>
          <w:delText>ACTFL</w:delText>
        </w:r>
      </w:del>
      <w:ins w:id="119" w:author="Think" w:date="2026-03-23T20:21:00Z">
        <w:r w:rsidR="001B0F30">
          <w:rPr>
            <w:rFonts w:ascii="Times New Roman" w:hAnsi="Times New Roman" w:cs="Times New Roman" w:hint="eastAsia"/>
            <w:color w:val="000000"/>
          </w:rPr>
          <w:t>本</w:t>
        </w:r>
      </w:ins>
      <w:r>
        <w:rPr>
          <w:rFonts w:ascii="Times New Roman" w:hAnsi="Times New Roman" w:cs="Times New Roman" w:hint="eastAsia"/>
          <w:color w:val="000000"/>
        </w:rPr>
        <w:t>词表并未直接保留所有来源中的既有分层结果，而是结合美国中文教学场景进行了进一步校订和调整。其核心目的，不是对既有标准作零散修补，而是在保持基础词汇体系稳定的前提下，提高词表与美国中文课程路径、课堂任务及教材使用情况之间的匹配度。具体而言，这种校订主要体现在以下几个方面。</w:t>
      </w:r>
    </w:p>
    <w:p w:rsidR="00C905BA" w:rsidRDefault="00011222">
      <w:pPr>
        <w:numPr>
          <w:ilvl w:val="0"/>
          <w:numId w:val="2"/>
        </w:num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明确词汇单位边界。</w:t>
      </w:r>
      <w:del w:id="120" w:author="Think" w:date="2026-03-23T20:21:00Z">
        <w:r w:rsidDel="001B0F30">
          <w:rPr>
            <w:rFonts w:ascii="Times New Roman" w:hAnsi="Times New Roman" w:cs="Times New Roman" w:hint="eastAsia"/>
            <w:color w:val="000000"/>
          </w:rPr>
          <w:delText>ACTFL</w:delText>
        </w:r>
      </w:del>
      <w:ins w:id="121" w:author="Think" w:date="2026-03-23T20:21:00Z">
        <w:r w:rsidR="001B0F30">
          <w:rPr>
            <w:rFonts w:ascii="Times New Roman" w:hAnsi="Times New Roman" w:cs="Times New Roman" w:hint="eastAsia"/>
            <w:color w:val="000000"/>
          </w:rPr>
          <w:t>本</w:t>
        </w:r>
      </w:ins>
      <w:r>
        <w:rPr>
          <w:rFonts w:ascii="Times New Roman" w:hAnsi="Times New Roman" w:cs="Times New Roman" w:hint="eastAsia"/>
          <w:color w:val="000000"/>
        </w:rPr>
        <w:t>词表主要收录具有相对独立词汇意义和较稳定语法功能的核心词形单位。对于固定搭配、结构性短语和高频表达式，通常根据其词汇化程度决定是否纳入词表。例如，</w:t>
      </w:r>
      <w:r>
        <w:rPr>
          <w:rFonts w:ascii="Times New Roman" w:hAnsi="Times New Roman" w:cs="Times New Roman" w:hint="eastAsia"/>
          <w:color w:val="000000"/>
        </w:rPr>
        <w:t>HSK 3.0</w:t>
      </w:r>
      <w:r>
        <w:rPr>
          <w:rFonts w:ascii="Times New Roman" w:hAnsi="Times New Roman" w:cs="Times New Roman" w:hint="eastAsia"/>
          <w:color w:val="000000"/>
        </w:rPr>
        <w:t>收录的“上半场、下半场、哪个、你好、这个、那个、新春、贪吃”，以及</w:t>
      </w:r>
      <w:r>
        <w:rPr>
          <w:rFonts w:ascii="Times New Roman" w:hAnsi="Times New Roman" w:cs="Times New Roman" w:hint="eastAsia"/>
          <w:color w:val="000000"/>
        </w:rPr>
        <w:lastRenderedPageBreak/>
        <w:t>《等级标准》收录的“是不是、有没有、上个月、下个月、想到、想起、抚养费、慢车、慢慢来、成问题、高速公路”等，并未在</w:t>
      </w:r>
      <w:del w:id="122" w:author="Think" w:date="2026-03-23T20:21:00Z">
        <w:r w:rsidDel="001B0F30">
          <w:rPr>
            <w:rFonts w:ascii="Times New Roman" w:hAnsi="Times New Roman" w:cs="Times New Roman" w:hint="eastAsia"/>
            <w:color w:val="000000"/>
          </w:rPr>
          <w:delText>ACTFL</w:delText>
        </w:r>
      </w:del>
      <w:ins w:id="123" w:author="Think" w:date="2026-03-23T20:21:00Z">
        <w:r w:rsidR="001B0F30">
          <w:rPr>
            <w:rFonts w:ascii="Times New Roman" w:hAnsi="Times New Roman" w:cs="Times New Roman" w:hint="eastAsia"/>
            <w:color w:val="000000"/>
          </w:rPr>
          <w:t>本</w:t>
        </w:r>
      </w:ins>
      <w:r>
        <w:rPr>
          <w:rFonts w:ascii="Times New Roman" w:hAnsi="Times New Roman" w:cs="Times New Roman" w:hint="eastAsia"/>
          <w:color w:val="000000"/>
        </w:rPr>
        <w:t>词表中一一单列。原因在于，这些项目中相当一部分更接近寒暄套语、常用搭配、</w:t>
      </w:r>
      <w:proofErr w:type="gramStart"/>
      <w:r>
        <w:rPr>
          <w:rFonts w:ascii="Times New Roman" w:hAnsi="Times New Roman" w:cs="Times New Roman" w:hint="eastAsia"/>
          <w:color w:val="000000"/>
        </w:rPr>
        <w:t>动补结构</w:t>
      </w:r>
      <w:proofErr w:type="gramEnd"/>
      <w:r>
        <w:rPr>
          <w:rFonts w:ascii="Times New Roman" w:hAnsi="Times New Roman" w:cs="Times New Roman" w:hint="eastAsia"/>
          <w:color w:val="000000"/>
        </w:rPr>
        <w:t>或语义较透明的组合形式，适合在语法、功能表达或具体任务中处理，而不必全部作为独立词条进入核心词库。与此同时，</w:t>
      </w:r>
      <w:r>
        <w:rPr>
          <w:rFonts w:ascii="Times New Roman" w:hAnsi="Times New Roman" w:cs="Times New Roman" w:hint="eastAsia"/>
          <w:color w:val="000000"/>
        </w:rPr>
        <w:t>ACTFL</w:t>
      </w:r>
      <w:r>
        <w:rPr>
          <w:rFonts w:ascii="Times New Roman" w:hAnsi="Times New Roman" w:cs="Times New Roman" w:hint="eastAsia"/>
          <w:color w:val="000000"/>
        </w:rPr>
        <w:t>也注意字、构词成分与词之间的层级协调。以“短、信、短信”为例，</w:t>
      </w:r>
      <w:r>
        <w:rPr>
          <w:rFonts w:ascii="Times New Roman" w:hAnsi="Times New Roman" w:cs="Times New Roman" w:hint="eastAsia"/>
          <w:color w:val="000000"/>
        </w:rPr>
        <w:t>HSK</w:t>
      </w:r>
      <w:r>
        <w:rPr>
          <w:rFonts w:ascii="Times New Roman" w:hAnsi="Times New Roman" w:cs="Times New Roman" w:hint="eastAsia"/>
          <w:color w:val="000000"/>
        </w:rPr>
        <w:t>中“短”“信”为</w:t>
      </w:r>
      <w:r>
        <w:rPr>
          <w:rFonts w:ascii="Times New Roman" w:hAnsi="Times New Roman" w:cs="Times New Roman" w:hint="eastAsia"/>
          <w:color w:val="000000"/>
        </w:rPr>
        <w:t>3</w:t>
      </w:r>
      <w:r>
        <w:rPr>
          <w:rFonts w:ascii="Times New Roman" w:hAnsi="Times New Roman" w:cs="Times New Roman" w:hint="eastAsia"/>
          <w:color w:val="000000"/>
        </w:rPr>
        <w:t>级，“短信”为</w:t>
      </w:r>
      <w:r>
        <w:rPr>
          <w:rFonts w:ascii="Times New Roman" w:hAnsi="Times New Roman" w:cs="Times New Roman" w:hint="eastAsia"/>
          <w:color w:val="000000"/>
        </w:rPr>
        <w:t>4</w:t>
      </w:r>
      <w:r>
        <w:rPr>
          <w:rFonts w:ascii="Times New Roman" w:hAnsi="Times New Roman" w:cs="Times New Roman" w:hint="eastAsia"/>
          <w:color w:val="000000"/>
        </w:rPr>
        <w:t>级；《等级标准》中三者均为</w:t>
      </w:r>
      <w:r>
        <w:rPr>
          <w:rFonts w:ascii="Times New Roman" w:hAnsi="Times New Roman" w:cs="Times New Roman" w:hint="eastAsia"/>
          <w:color w:val="000000"/>
        </w:rPr>
        <w:t>2</w:t>
      </w:r>
      <w:r>
        <w:rPr>
          <w:rFonts w:ascii="Times New Roman" w:hAnsi="Times New Roman" w:cs="Times New Roman" w:hint="eastAsia"/>
          <w:color w:val="000000"/>
        </w:rPr>
        <w:t>级。结合教材分布和实际教学需要，</w:t>
      </w:r>
      <w:r>
        <w:rPr>
          <w:rFonts w:ascii="Times New Roman" w:hAnsi="Times New Roman" w:cs="Times New Roman" w:hint="eastAsia"/>
          <w:color w:val="000000"/>
        </w:rPr>
        <w:t>ACTFL</w:t>
      </w:r>
      <w:r>
        <w:rPr>
          <w:rFonts w:ascii="Times New Roman" w:hAnsi="Times New Roman" w:cs="Times New Roman" w:hint="eastAsia"/>
          <w:color w:val="000000"/>
        </w:rPr>
        <w:t>将三者统一置于</w:t>
      </w:r>
      <w:r>
        <w:rPr>
          <w:rFonts w:ascii="Times New Roman" w:hAnsi="Times New Roman" w:cs="Times New Roman" w:hint="eastAsia"/>
          <w:color w:val="000000"/>
        </w:rPr>
        <w:t>Novice Mid</w:t>
      </w:r>
      <w:r>
        <w:rPr>
          <w:rFonts w:ascii="Times New Roman" w:hAnsi="Times New Roman" w:cs="Times New Roman" w:hint="eastAsia"/>
          <w:color w:val="000000"/>
        </w:rPr>
        <w:t>。</w:t>
      </w:r>
    </w:p>
    <w:p w:rsidR="00C905BA" w:rsidRDefault="00011222">
      <w:pPr>
        <w:numPr>
          <w:ilvl w:val="0"/>
          <w:numId w:val="2"/>
        </w:num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专有名词原则上</w:t>
      </w:r>
      <w:proofErr w:type="gramStart"/>
      <w:r>
        <w:rPr>
          <w:rFonts w:ascii="Times New Roman" w:hAnsi="Times New Roman" w:cs="Times New Roman" w:hint="eastAsia"/>
          <w:color w:val="000000"/>
        </w:rPr>
        <w:t>不</w:t>
      </w:r>
      <w:proofErr w:type="gramEnd"/>
      <w:r>
        <w:rPr>
          <w:rFonts w:ascii="Times New Roman" w:hAnsi="Times New Roman" w:cs="Times New Roman" w:hint="eastAsia"/>
          <w:color w:val="000000"/>
        </w:rPr>
        <w:t>大规模纳入核心词汇。</w:t>
      </w:r>
      <w:del w:id="124" w:author="Think" w:date="2026-03-23T20:21:00Z">
        <w:r w:rsidDel="001B0F30">
          <w:rPr>
            <w:rFonts w:ascii="Times New Roman" w:hAnsi="Times New Roman" w:cs="Times New Roman" w:hint="eastAsia"/>
            <w:color w:val="000000"/>
          </w:rPr>
          <w:delText>ACTFL</w:delText>
        </w:r>
      </w:del>
      <w:ins w:id="125" w:author="Think" w:date="2026-03-23T20:21:00Z">
        <w:r w:rsidR="001B0F30">
          <w:rPr>
            <w:rFonts w:ascii="Times New Roman" w:hAnsi="Times New Roman" w:cs="Times New Roman" w:hint="eastAsia"/>
            <w:color w:val="000000"/>
          </w:rPr>
          <w:t>本</w:t>
        </w:r>
      </w:ins>
      <w:ins w:id="126" w:author="Think" w:date="2026-03-23T20:18:00Z">
        <w:r w:rsidR="001B0F30">
          <w:rPr>
            <w:rFonts w:ascii="Times New Roman" w:hAnsi="Times New Roman" w:cs="Times New Roman" w:hint="eastAsia"/>
            <w:color w:val="000000"/>
          </w:rPr>
          <w:t>词表</w:t>
        </w:r>
      </w:ins>
      <w:r>
        <w:rPr>
          <w:rFonts w:ascii="Times New Roman" w:hAnsi="Times New Roman" w:cs="Times New Roman" w:hint="eastAsia"/>
          <w:color w:val="000000"/>
        </w:rPr>
        <w:t>仅吸纳少量在美国中文教学中具有明显跨教材高频性、基础交际功能和稳定任务支撑价值的专有名词，如“美国”“北京”“中文”“英文”“汉语”“英语”等。相较之下，初级教材中较常出现的姓氏和地名，如“李”“王”“纽约”“上海”等，以及《等级标准》收录的</w:t>
      </w:r>
      <w:del w:id="127" w:author="Think" w:date="2026-03-23T20:18:00Z">
        <w:r w:rsidDel="001B0F30">
          <w:rPr>
            <w:rFonts w:ascii="Times New Roman" w:hAnsi="Times New Roman" w:cs="Times New Roman" w:hint="eastAsia"/>
            <w:color w:val="000000"/>
          </w:rPr>
          <w:delText>“</w:delText>
        </w:r>
      </w:del>
      <w:r>
        <w:rPr>
          <w:rFonts w:ascii="Times New Roman" w:hAnsi="Times New Roman" w:cs="Times New Roman" w:hint="eastAsia"/>
          <w:color w:val="000000"/>
        </w:rPr>
        <w:t>“法语、日语、西班牙语”（</w:t>
      </w:r>
      <w:r>
        <w:rPr>
          <w:rFonts w:ascii="Times New Roman" w:hAnsi="Times New Roman" w:cs="Times New Roman" w:hint="eastAsia"/>
          <w:color w:val="000000"/>
        </w:rPr>
        <w:t>6</w:t>
      </w:r>
      <w:r>
        <w:rPr>
          <w:rFonts w:ascii="Times New Roman" w:hAnsi="Times New Roman" w:cs="Times New Roman" w:hint="eastAsia"/>
          <w:color w:val="000000"/>
        </w:rPr>
        <w:t>级）和“阿拉伯语、俄语”（高等）等语言名称，则</w:t>
      </w:r>
      <w:proofErr w:type="gramStart"/>
      <w:r>
        <w:rPr>
          <w:rFonts w:ascii="Times New Roman" w:hAnsi="Times New Roman" w:cs="Times New Roman" w:hint="eastAsia"/>
          <w:color w:val="000000"/>
        </w:rPr>
        <w:t>未整体</w:t>
      </w:r>
      <w:proofErr w:type="gramEnd"/>
      <w:r>
        <w:rPr>
          <w:rFonts w:ascii="Times New Roman" w:hAnsi="Times New Roman" w:cs="Times New Roman" w:hint="eastAsia"/>
          <w:color w:val="000000"/>
        </w:rPr>
        <w:t>纳入核心词汇体系。原因在于，这类词语高度依赖具体教材主题、课程内容和教学场景，适宜作为专题扩展项目，而不宜直接进入主词库的稳定层级。</w:t>
      </w:r>
    </w:p>
    <w:p w:rsidR="00C905BA" w:rsidRDefault="00011222">
      <w:pPr>
        <w:numPr>
          <w:ilvl w:val="0"/>
          <w:numId w:val="2"/>
        </w:num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兼顾高频搭配关系与</w:t>
      </w:r>
      <w:proofErr w:type="gramStart"/>
      <w:r>
        <w:rPr>
          <w:rFonts w:ascii="Times New Roman" w:hAnsi="Times New Roman" w:cs="Times New Roman" w:hint="eastAsia"/>
          <w:color w:val="000000"/>
        </w:rPr>
        <w:t>语义场</w:t>
      </w:r>
      <w:proofErr w:type="gramEnd"/>
      <w:r>
        <w:rPr>
          <w:rFonts w:ascii="Times New Roman" w:hAnsi="Times New Roman" w:cs="Times New Roman" w:hint="eastAsia"/>
          <w:color w:val="000000"/>
        </w:rPr>
        <w:t>系统。</w:t>
      </w:r>
      <w:del w:id="128" w:author="Think" w:date="2026-03-23T20:21:00Z">
        <w:r w:rsidDel="001B0F30">
          <w:rPr>
            <w:rFonts w:ascii="Times New Roman" w:hAnsi="Times New Roman" w:cs="Times New Roman" w:hint="eastAsia"/>
            <w:color w:val="000000"/>
          </w:rPr>
          <w:delText>ACTFL</w:delText>
        </w:r>
      </w:del>
      <w:ins w:id="129" w:author="Think" w:date="2026-03-23T20:21:00Z">
        <w:r w:rsidR="001B0F30">
          <w:rPr>
            <w:rFonts w:ascii="Times New Roman" w:hAnsi="Times New Roman" w:cs="Times New Roman" w:hint="eastAsia"/>
            <w:color w:val="000000"/>
          </w:rPr>
          <w:t>本</w:t>
        </w:r>
      </w:ins>
      <w:ins w:id="130" w:author="Think" w:date="2026-03-23T20:19:00Z">
        <w:r w:rsidR="001B0F30">
          <w:rPr>
            <w:rFonts w:ascii="Times New Roman" w:hAnsi="Times New Roman" w:cs="Times New Roman" w:hint="eastAsia"/>
            <w:color w:val="000000"/>
          </w:rPr>
          <w:t>词表</w:t>
        </w:r>
      </w:ins>
      <w:r>
        <w:rPr>
          <w:rFonts w:ascii="Times New Roman" w:hAnsi="Times New Roman" w:cs="Times New Roman" w:hint="eastAsia"/>
          <w:color w:val="000000"/>
        </w:rPr>
        <w:t>在筛选词语时，不仅考察</w:t>
      </w:r>
      <w:proofErr w:type="gramStart"/>
      <w:r>
        <w:rPr>
          <w:rFonts w:ascii="Times New Roman" w:hAnsi="Times New Roman" w:cs="Times New Roman" w:hint="eastAsia"/>
          <w:color w:val="000000"/>
        </w:rPr>
        <w:t>单个词项是否</w:t>
      </w:r>
      <w:proofErr w:type="gramEnd"/>
      <w:r>
        <w:rPr>
          <w:rFonts w:ascii="Times New Roman" w:hAnsi="Times New Roman" w:cs="Times New Roman" w:hint="eastAsia"/>
          <w:color w:val="000000"/>
        </w:rPr>
        <w:t>高频，也关注其高频共</w:t>
      </w:r>
      <w:proofErr w:type="gramStart"/>
      <w:r>
        <w:rPr>
          <w:rFonts w:ascii="Times New Roman" w:hAnsi="Times New Roman" w:cs="Times New Roman" w:hint="eastAsia"/>
          <w:color w:val="000000"/>
        </w:rPr>
        <w:t>现关系和语义场</w:t>
      </w:r>
      <w:proofErr w:type="gramEnd"/>
      <w:r>
        <w:rPr>
          <w:rFonts w:ascii="Times New Roman" w:hAnsi="Times New Roman" w:cs="Times New Roman" w:hint="eastAsia"/>
          <w:color w:val="000000"/>
        </w:rPr>
        <w:t>内部的系统性。例如，在纳入“足球（</w:t>
      </w:r>
      <w:r>
        <w:rPr>
          <w:rFonts w:ascii="Times New Roman" w:hAnsi="Times New Roman" w:cs="Times New Roman" w:hint="eastAsia"/>
          <w:color w:val="000000"/>
        </w:rPr>
        <w:t>HSK 2</w:t>
      </w:r>
      <w:r>
        <w:rPr>
          <w:rFonts w:ascii="Times New Roman" w:hAnsi="Times New Roman" w:cs="Times New Roman" w:hint="eastAsia"/>
          <w:color w:val="000000"/>
        </w:rPr>
        <w:t>级，《等级标准》</w:t>
      </w:r>
      <w:r>
        <w:rPr>
          <w:rFonts w:ascii="Times New Roman" w:hAnsi="Times New Roman" w:cs="Times New Roman" w:hint="eastAsia"/>
          <w:color w:val="000000"/>
        </w:rPr>
        <w:t>3</w:t>
      </w:r>
      <w:r>
        <w:rPr>
          <w:rFonts w:ascii="Times New Roman" w:hAnsi="Times New Roman" w:cs="Times New Roman" w:hint="eastAsia"/>
          <w:color w:val="000000"/>
        </w:rPr>
        <w:t>级）”和“风（</w:t>
      </w:r>
      <w:r>
        <w:rPr>
          <w:rFonts w:ascii="Times New Roman" w:hAnsi="Times New Roman" w:cs="Times New Roman" w:hint="eastAsia"/>
          <w:color w:val="000000"/>
        </w:rPr>
        <w:t>HSK 3</w:t>
      </w:r>
      <w:r>
        <w:rPr>
          <w:rFonts w:ascii="Times New Roman" w:hAnsi="Times New Roman" w:cs="Times New Roman" w:hint="eastAsia"/>
          <w:color w:val="000000"/>
        </w:rPr>
        <w:t>级，《等级标准》</w:t>
      </w:r>
      <w:r>
        <w:rPr>
          <w:rFonts w:ascii="Times New Roman" w:hAnsi="Times New Roman" w:cs="Times New Roman" w:hint="eastAsia"/>
          <w:color w:val="000000"/>
        </w:rPr>
        <w:t>1</w:t>
      </w:r>
      <w:r>
        <w:rPr>
          <w:rFonts w:ascii="Times New Roman" w:hAnsi="Times New Roman" w:cs="Times New Roman" w:hint="eastAsia"/>
          <w:color w:val="000000"/>
        </w:rPr>
        <w:t>级）”时，也需同步考察“踢（</w:t>
      </w:r>
      <w:r>
        <w:rPr>
          <w:rFonts w:ascii="Times New Roman" w:hAnsi="Times New Roman" w:cs="Times New Roman" w:hint="eastAsia"/>
          <w:color w:val="000000"/>
        </w:rPr>
        <w:t>HSK 2</w:t>
      </w:r>
      <w:r>
        <w:rPr>
          <w:rFonts w:ascii="Times New Roman" w:hAnsi="Times New Roman" w:cs="Times New Roman" w:hint="eastAsia"/>
          <w:color w:val="000000"/>
        </w:rPr>
        <w:t>级，《等级标准》</w:t>
      </w:r>
      <w:r>
        <w:rPr>
          <w:rFonts w:ascii="Times New Roman" w:hAnsi="Times New Roman" w:cs="Times New Roman" w:hint="eastAsia"/>
          <w:color w:val="000000"/>
        </w:rPr>
        <w:t>6</w:t>
      </w:r>
      <w:r>
        <w:rPr>
          <w:rFonts w:ascii="Times New Roman" w:hAnsi="Times New Roman" w:cs="Times New Roman" w:hint="eastAsia"/>
          <w:color w:val="000000"/>
        </w:rPr>
        <w:t>级）”和“刮（</w:t>
      </w:r>
      <w:r>
        <w:rPr>
          <w:rFonts w:ascii="Times New Roman" w:hAnsi="Times New Roman" w:cs="Times New Roman" w:hint="eastAsia"/>
          <w:color w:val="000000"/>
        </w:rPr>
        <w:t>HSK 3</w:t>
      </w:r>
      <w:r>
        <w:rPr>
          <w:rFonts w:ascii="Times New Roman" w:hAnsi="Times New Roman" w:cs="Times New Roman" w:hint="eastAsia"/>
          <w:color w:val="000000"/>
        </w:rPr>
        <w:t>级，《等级标准》</w:t>
      </w:r>
      <w:r>
        <w:rPr>
          <w:rFonts w:ascii="Times New Roman" w:hAnsi="Times New Roman" w:cs="Times New Roman" w:hint="eastAsia"/>
          <w:color w:val="000000"/>
        </w:rPr>
        <w:t>6</w:t>
      </w:r>
      <w:r>
        <w:rPr>
          <w:rFonts w:ascii="Times New Roman" w:hAnsi="Times New Roman" w:cs="Times New Roman" w:hint="eastAsia"/>
          <w:color w:val="000000"/>
        </w:rPr>
        <w:t>级）”这类高频搭配动词，以避免词表中保留名词却缺失基本表达支撑。又如，“小姐（</w:t>
      </w:r>
      <w:r>
        <w:rPr>
          <w:rFonts w:ascii="Times New Roman" w:hAnsi="Times New Roman" w:cs="Times New Roman" w:hint="eastAsia"/>
          <w:color w:val="000000"/>
        </w:rPr>
        <w:t>HSK 5</w:t>
      </w:r>
      <w:r>
        <w:rPr>
          <w:rFonts w:ascii="Times New Roman" w:hAnsi="Times New Roman" w:cs="Times New Roman" w:hint="eastAsia"/>
          <w:color w:val="000000"/>
        </w:rPr>
        <w:t>级，《等级标准》</w:t>
      </w:r>
      <w:r>
        <w:rPr>
          <w:rFonts w:ascii="Times New Roman" w:hAnsi="Times New Roman" w:cs="Times New Roman" w:hint="eastAsia"/>
          <w:color w:val="000000"/>
        </w:rPr>
        <w:t>1</w:t>
      </w:r>
      <w:r>
        <w:rPr>
          <w:rFonts w:ascii="Times New Roman" w:hAnsi="Times New Roman" w:cs="Times New Roman" w:hint="eastAsia"/>
          <w:color w:val="000000"/>
        </w:rPr>
        <w:t>级）”“女士（</w:t>
      </w:r>
      <w:r>
        <w:rPr>
          <w:rFonts w:ascii="Times New Roman" w:hAnsi="Times New Roman" w:cs="Times New Roman" w:hint="eastAsia"/>
          <w:color w:val="000000"/>
        </w:rPr>
        <w:t>HSK 1</w:t>
      </w:r>
      <w:r>
        <w:rPr>
          <w:rFonts w:ascii="Times New Roman" w:hAnsi="Times New Roman" w:cs="Times New Roman" w:hint="eastAsia"/>
          <w:color w:val="000000"/>
        </w:rPr>
        <w:t>级，《等级标准》</w:t>
      </w:r>
      <w:r>
        <w:rPr>
          <w:rFonts w:ascii="Times New Roman" w:hAnsi="Times New Roman" w:cs="Times New Roman" w:hint="eastAsia"/>
          <w:color w:val="000000"/>
        </w:rPr>
        <w:t>4</w:t>
      </w:r>
      <w:r>
        <w:rPr>
          <w:rFonts w:ascii="Times New Roman" w:hAnsi="Times New Roman" w:cs="Times New Roman" w:hint="eastAsia"/>
          <w:color w:val="000000"/>
        </w:rPr>
        <w:t>级）”“先生（</w:t>
      </w:r>
      <w:r>
        <w:rPr>
          <w:rFonts w:ascii="Times New Roman" w:hAnsi="Times New Roman" w:cs="Times New Roman" w:hint="eastAsia"/>
          <w:color w:val="000000"/>
        </w:rPr>
        <w:t>HSK 1</w:t>
      </w:r>
      <w:r>
        <w:rPr>
          <w:rFonts w:ascii="Times New Roman" w:hAnsi="Times New Roman" w:cs="Times New Roman" w:hint="eastAsia"/>
          <w:color w:val="000000"/>
        </w:rPr>
        <w:t>级，《等级标准》</w:t>
      </w:r>
      <w:r>
        <w:rPr>
          <w:rFonts w:ascii="Times New Roman" w:hAnsi="Times New Roman" w:cs="Times New Roman" w:hint="eastAsia"/>
          <w:color w:val="000000"/>
        </w:rPr>
        <w:t>1</w:t>
      </w:r>
      <w:r>
        <w:rPr>
          <w:rFonts w:ascii="Times New Roman" w:hAnsi="Times New Roman" w:cs="Times New Roman" w:hint="eastAsia"/>
          <w:color w:val="000000"/>
        </w:rPr>
        <w:t>级）”在美国初级教材中常处于同</w:t>
      </w:r>
      <w:proofErr w:type="gramStart"/>
      <w:r>
        <w:rPr>
          <w:rFonts w:ascii="Times New Roman" w:hAnsi="Times New Roman" w:cs="Times New Roman" w:hint="eastAsia"/>
          <w:color w:val="000000"/>
        </w:rPr>
        <w:t>一教学</w:t>
      </w:r>
      <w:proofErr w:type="gramEnd"/>
      <w:r>
        <w:rPr>
          <w:rFonts w:ascii="Times New Roman" w:hAnsi="Times New Roman" w:cs="Times New Roman" w:hint="eastAsia"/>
          <w:color w:val="000000"/>
        </w:rPr>
        <w:t>层次，因此统一置于</w:t>
      </w:r>
      <w:r>
        <w:rPr>
          <w:rFonts w:ascii="Times New Roman" w:hAnsi="Times New Roman" w:cs="Times New Roman" w:hint="eastAsia"/>
          <w:color w:val="000000"/>
        </w:rPr>
        <w:t>Novice Low</w:t>
      </w:r>
      <w:r>
        <w:rPr>
          <w:rFonts w:ascii="Times New Roman" w:hAnsi="Times New Roman" w:cs="Times New Roman" w:hint="eastAsia"/>
          <w:color w:val="000000"/>
        </w:rPr>
        <w:t>。颜色词的处理也体现了同样思路。</w:t>
      </w:r>
      <w:r>
        <w:rPr>
          <w:rFonts w:ascii="Times New Roman" w:hAnsi="Times New Roman" w:cs="Times New Roman" w:hint="eastAsia"/>
          <w:color w:val="000000"/>
        </w:rPr>
        <w:t>HSK</w:t>
      </w:r>
      <w:r>
        <w:rPr>
          <w:rFonts w:ascii="Times New Roman" w:hAnsi="Times New Roman" w:cs="Times New Roman" w:hint="eastAsia"/>
          <w:color w:val="000000"/>
        </w:rPr>
        <w:t>中“红、黑、白、黄”处于</w:t>
      </w:r>
      <w:r>
        <w:rPr>
          <w:rFonts w:ascii="Times New Roman" w:hAnsi="Times New Roman" w:cs="Times New Roman" w:hint="eastAsia"/>
          <w:color w:val="000000"/>
        </w:rPr>
        <w:t>5</w:t>
      </w:r>
      <w:r>
        <w:rPr>
          <w:rFonts w:ascii="Times New Roman" w:hAnsi="Times New Roman" w:cs="Times New Roman" w:hint="eastAsia"/>
          <w:color w:val="000000"/>
        </w:rPr>
        <w:t>级或</w:t>
      </w:r>
      <w:r>
        <w:rPr>
          <w:rFonts w:ascii="Times New Roman" w:hAnsi="Times New Roman" w:cs="Times New Roman" w:hint="eastAsia"/>
          <w:color w:val="000000"/>
        </w:rPr>
        <w:t>6</w:t>
      </w:r>
      <w:r>
        <w:rPr>
          <w:rFonts w:ascii="Times New Roman" w:hAnsi="Times New Roman" w:cs="Times New Roman" w:hint="eastAsia"/>
          <w:color w:val="000000"/>
        </w:rPr>
        <w:t>级，“红色、绿色”为</w:t>
      </w:r>
      <w:r>
        <w:rPr>
          <w:rFonts w:ascii="Times New Roman" w:hAnsi="Times New Roman" w:cs="Times New Roman" w:hint="eastAsia"/>
          <w:color w:val="000000"/>
        </w:rPr>
        <w:t>2</w:t>
      </w:r>
      <w:r>
        <w:rPr>
          <w:rFonts w:ascii="Times New Roman" w:hAnsi="Times New Roman" w:cs="Times New Roman" w:hint="eastAsia"/>
          <w:color w:val="000000"/>
        </w:rPr>
        <w:t>级，“黄色、蓝”为</w:t>
      </w:r>
      <w:r>
        <w:rPr>
          <w:rFonts w:ascii="Times New Roman" w:hAnsi="Times New Roman" w:cs="Times New Roman" w:hint="eastAsia"/>
          <w:color w:val="000000"/>
        </w:rPr>
        <w:t>3</w:t>
      </w:r>
      <w:r>
        <w:rPr>
          <w:rFonts w:ascii="Times New Roman" w:hAnsi="Times New Roman" w:cs="Times New Roman" w:hint="eastAsia"/>
          <w:color w:val="000000"/>
        </w:rPr>
        <w:t>级，且未收“绿”和“蓝色”；《等级标准》则将“绿、绿色、蓝、蓝色、黄色、黄、白色、白、黑色、红、红色”等基本颜色词大多归入</w:t>
      </w:r>
      <w:r>
        <w:rPr>
          <w:rFonts w:ascii="Times New Roman" w:hAnsi="Times New Roman" w:cs="Times New Roman" w:hint="eastAsia"/>
          <w:color w:val="000000"/>
        </w:rPr>
        <w:t>2</w:t>
      </w:r>
      <w:r>
        <w:rPr>
          <w:rFonts w:ascii="Times New Roman" w:hAnsi="Times New Roman" w:cs="Times New Roman" w:hint="eastAsia"/>
          <w:color w:val="000000"/>
        </w:rPr>
        <w:t>级。</w:t>
      </w:r>
      <w:del w:id="131" w:author="Think" w:date="2026-03-23T20:20:00Z">
        <w:r w:rsidDel="001B0F30">
          <w:rPr>
            <w:rFonts w:ascii="Times New Roman" w:hAnsi="Times New Roman" w:cs="Times New Roman" w:hint="eastAsia"/>
            <w:color w:val="000000"/>
          </w:rPr>
          <w:delText>ACTFL</w:delText>
        </w:r>
      </w:del>
      <w:ins w:id="132" w:author="Think" w:date="2026-03-23T20:20:00Z">
        <w:r w:rsidR="001B0F30">
          <w:rPr>
            <w:rFonts w:ascii="Times New Roman" w:hAnsi="Times New Roman" w:cs="Times New Roman" w:hint="eastAsia"/>
            <w:color w:val="000000"/>
          </w:rPr>
          <w:t>本词表</w:t>
        </w:r>
      </w:ins>
      <w:r>
        <w:rPr>
          <w:rFonts w:ascii="Times New Roman" w:hAnsi="Times New Roman" w:cs="Times New Roman" w:hint="eastAsia"/>
          <w:color w:val="000000"/>
        </w:rPr>
        <w:t>结合教材分布和</w:t>
      </w:r>
      <w:proofErr w:type="gramStart"/>
      <w:r>
        <w:rPr>
          <w:rFonts w:ascii="Times New Roman" w:hAnsi="Times New Roman" w:cs="Times New Roman" w:hint="eastAsia"/>
          <w:color w:val="000000"/>
        </w:rPr>
        <w:t>语义场</w:t>
      </w:r>
      <w:proofErr w:type="gramEnd"/>
      <w:r>
        <w:rPr>
          <w:rFonts w:ascii="Times New Roman" w:hAnsi="Times New Roman" w:cs="Times New Roman" w:hint="eastAsia"/>
          <w:color w:val="000000"/>
        </w:rPr>
        <w:t>系统性，将“白、白色、黑、黑色”置于</w:t>
      </w:r>
      <w:r>
        <w:rPr>
          <w:rFonts w:ascii="Times New Roman" w:hAnsi="Times New Roman" w:cs="Times New Roman" w:hint="eastAsia"/>
          <w:color w:val="000000"/>
        </w:rPr>
        <w:t>Novice Low</w:t>
      </w:r>
      <w:r>
        <w:rPr>
          <w:rFonts w:ascii="Times New Roman" w:hAnsi="Times New Roman" w:cs="Times New Roman" w:hint="eastAsia"/>
          <w:color w:val="000000"/>
        </w:rPr>
        <w:t>，其余常用颜色</w:t>
      </w:r>
      <w:proofErr w:type="gramStart"/>
      <w:r>
        <w:rPr>
          <w:rFonts w:ascii="Times New Roman" w:hAnsi="Times New Roman" w:cs="Times New Roman" w:hint="eastAsia"/>
          <w:color w:val="000000"/>
        </w:rPr>
        <w:t>词统一</w:t>
      </w:r>
      <w:proofErr w:type="gramEnd"/>
      <w:r>
        <w:rPr>
          <w:rFonts w:ascii="Times New Roman" w:hAnsi="Times New Roman" w:cs="Times New Roman" w:hint="eastAsia"/>
          <w:color w:val="000000"/>
        </w:rPr>
        <w:t>置于</w:t>
      </w:r>
      <w:r>
        <w:rPr>
          <w:rFonts w:ascii="Times New Roman" w:hAnsi="Times New Roman" w:cs="Times New Roman" w:hint="eastAsia"/>
          <w:color w:val="000000"/>
        </w:rPr>
        <w:t>Novice Mid</w:t>
      </w:r>
      <w:r>
        <w:rPr>
          <w:rFonts w:ascii="Times New Roman" w:hAnsi="Times New Roman" w:cs="Times New Roman" w:hint="eastAsia"/>
          <w:color w:val="000000"/>
        </w:rPr>
        <w:t>。</w:t>
      </w:r>
    </w:p>
    <w:p w:rsidR="00C905BA" w:rsidRDefault="00011222">
      <w:pPr>
        <w:numPr>
          <w:ilvl w:val="0"/>
          <w:numId w:val="2"/>
        </w:num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急学先用的词语优先处理。对于美国学习者在课堂互动、校园生活和日常交际中使用迫切性较高的词语，即便其在既有标准中的等级偏高，也可在教材分布和专家判断支持下适度前移。例如，例如，“英文（</w:t>
      </w:r>
      <w:r>
        <w:rPr>
          <w:rFonts w:ascii="Times New Roman" w:hAnsi="Times New Roman" w:cs="Times New Roman" w:hint="eastAsia"/>
          <w:color w:val="000000"/>
        </w:rPr>
        <w:t>HSK</w:t>
      </w:r>
      <w:r>
        <w:rPr>
          <w:rFonts w:ascii="Times New Roman" w:hAnsi="Times New Roman" w:cs="Times New Roman" w:hint="eastAsia"/>
          <w:color w:val="000000"/>
        </w:rPr>
        <w:t>未收，《等级标准》</w:t>
      </w:r>
      <w:r>
        <w:rPr>
          <w:rFonts w:ascii="Times New Roman" w:hAnsi="Times New Roman" w:cs="Times New Roman" w:hint="eastAsia"/>
          <w:color w:val="000000"/>
        </w:rPr>
        <w:t>2</w:t>
      </w:r>
      <w:r>
        <w:rPr>
          <w:rFonts w:ascii="Times New Roman" w:hAnsi="Times New Roman" w:cs="Times New Roman" w:hint="eastAsia"/>
          <w:color w:val="000000"/>
        </w:rPr>
        <w:t>级）”“一起（</w:t>
      </w:r>
      <w:r>
        <w:rPr>
          <w:rFonts w:ascii="Times New Roman" w:hAnsi="Times New Roman" w:cs="Times New Roman" w:hint="eastAsia"/>
          <w:color w:val="000000"/>
        </w:rPr>
        <w:t>HSK 2</w:t>
      </w:r>
      <w:r>
        <w:rPr>
          <w:rFonts w:ascii="Times New Roman" w:hAnsi="Times New Roman" w:cs="Times New Roman" w:hint="eastAsia"/>
          <w:color w:val="000000"/>
        </w:rPr>
        <w:t>级，等级标准</w:t>
      </w:r>
      <w:r>
        <w:rPr>
          <w:rFonts w:ascii="Times New Roman" w:hAnsi="Times New Roman" w:cs="Times New Roman" w:hint="eastAsia"/>
          <w:color w:val="000000"/>
        </w:rPr>
        <w:t>1</w:t>
      </w:r>
      <w:r>
        <w:rPr>
          <w:rFonts w:ascii="Times New Roman" w:hAnsi="Times New Roman" w:cs="Times New Roman" w:hint="eastAsia"/>
          <w:color w:val="000000"/>
        </w:rPr>
        <w:t>级）”“书包（</w:t>
      </w:r>
      <w:r>
        <w:rPr>
          <w:rFonts w:ascii="Times New Roman" w:hAnsi="Times New Roman" w:cs="Times New Roman" w:hint="eastAsia"/>
          <w:color w:val="000000"/>
        </w:rPr>
        <w:t>HSK 2</w:t>
      </w:r>
      <w:r>
        <w:rPr>
          <w:rFonts w:ascii="Times New Roman" w:hAnsi="Times New Roman" w:cs="Times New Roman" w:hint="eastAsia"/>
          <w:color w:val="000000"/>
        </w:rPr>
        <w:t>级，等级标准</w:t>
      </w:r>
      <w:r>
        <w:rPr>
          <w:rFonts w:ascii="Times New Roman" w:hAnsi="Times New Roman" w:cs="Times New Roman" w:hint="eastAsia"/>
          <w:color w:val="000000"/>
        </w:rPr>
        <w:t>1</w:t>
      </w:r>
      <w:r>
        <w:rPr>
          <w:rFonts w:ascii="Times New Roman" w:hAnsi="Times New Roman" w:cs="Times New Roman" w:hint="eastAsia"/>
          <w:color w:val="000000"/>
        </w:rPr>
        <w:t>级）”“拼音（</w:t>
      </w:r>
      <w:r>
        <w:rPr>
          <w:rFonts w:ascii="Times New Roman" w:hAnsi="Times New Roman" w:cs="Times New Roman" w:hint="eastAsia"/>
          <w:color w:val="000000"/>
        </w:rPr>
        <w:t>HSK 5</w:t>
      </w:r>
      <w:r>
        <w:rPr>
          <w:rFonts w:ascii="Times New Roman" w:hAnsi="Times New Roman" w:cs="Times New Roman" w:hint="eastAsia"/>
          <w:color w:val="000000"/>
        </w:rPr>
        <w:t>级，等级标准未收录）”在美国教材和课堂任务中出现频率较高，均归入</w:t>
      </w:r>
      <w:r>
        <w:rPr>
          <w:rFonts w:ascii="Times New Roman" w:hAnsi="Times New Roman" w:cs="Times New Roman" w:hint="eastAsia"/>
          <w:color w:val="000000"/>
        </w:rPr>
        <w:t>Novice Low</w:t>
      </w:r>
      <w:r>
        <w:rPr>
          <w:rFonts w:ascii="Times New Roman" w:hAnsi="Times New Roman" w:cs="Times New Roman" w:hint="eastAsia"/>
          <w:color w:val="000000"/>
        </w:rPr>
        <w:t>；“书架（</w:t>
      </w:r>
      <w:r>
        <w:rPr>
          <w:rFonts w:ascii="Times New Roman" w:hAnsi="Times New Roman" w:cs="Times New Roman" w:hint="eastAsia"/>
          <w:color w:val="000000"/>
        </w:rPr>
        <w:t>HSK 5</w:t>
      </w:r>
      <w:r>
        <w:rPr>
          <w:rFonts w:ascii="Times New Roman" w:hAnsi="Times New Roman" w:cs="Times New Roman" w:hint="eastAsia"/>
          <w:color w:val="000000"/>
        </w:rPr>
        <w:t>级，《等级标准》</w:t>
      </w:r>
      <w:r>
        <w:rPr>
          <w:rFonts w:ascii="Times New Roman" w:hAnsi="Times New Roman" w:cs="Times New Roman" w:hint="eastAsia"/>
          <w:color w:val="000000"/>
        </w:rPr>
        <w:t>3</w:t>
      </w:r>
      <w:r>
        <w:rPr>
          <w:rFonts w:ascii="Times New Roman" w:hAnsi="Times New Roman" w:cs="Times New Roman" w:hint="eastAsia"/>
          <w:color w:val="000000"/>
        </w:rPr>
        <w:t>级）”“人民币（</w:t>
      </w:r>
      <w:r>
        <w:rPr>
          <w:rFonts w:ascii="Times New Roman" w:hAnsi="Times New Roman" w:cs="Times New Roman" w:hint="eastAsia"/>
          <w:color w:val="000000"/>
        </w:rPr>
        <w:t>HSK 5</w:t>
      </w:r>
      <w:r>
        <w:rPr>
          <w:rFonts w:ascii="Times New Roman" w:hAnsi="Times New Roman" w:cs="Times New Roman" w:hint="eastAsia"/>
          <w:color w:val="000000"/>
        </w:rPr>
        <w:t>级，《等级标准》</w:t>
      </w:r>
      <w:r>
        <w:rPr>
          <w:rFonts w:ascii="Times New Roman" w:hAnsi="Times New Roman" w:cs="Times New Roman" w:hint="eastAsia"/>
          <w:color w:val="000000"/>
        </w:rPr>
        <w:t>3</w:t>
      </w:r>
      <w:r>
        <w:rPr>
          <w:rFonts w:ascii="Times New Roman" w:hAnsi="Times New Roman" w:cs="Times New Roman" w:hint="eastAsia"/>
          <w:color w:val="000000"/>
        </w:rPr>
        <w:t>级）”“美元（</w:t>
      </w:r>
      <w:r>
        <w:rPr>
          <w:rFonts w:ascii="Times New Roman" w:hAnsi="Times New Roman" w:cs="Times New Roman" w:hint="eastAsia"/>
          <w:color w:val="000000"/>
        </w:rPr>
        <w:t>HSK</w:t>
      </w:r>
      <w:r>
        <w:rPr>
          <w:rFonts w:ascii="Times New Roman" w:hAnsi="Times New Roman" w:cs="Times New Roman" w:hint="eastAsia"/>
          <w:color w:val="000000"/>
        </w:rPr>
        <w:t>未收，《等级标准》</w:t>
      </w:r>
      <w:r>
        <w:rPr>
          <w:rFonts w:ascii="Times New Roman" w:hAnsi="Times New Roman" w:cs="Times New Roman" w:hint="eastAsia"/>
          <w:color w:val="000000"/>
        </w:rPr>
        <w:t>3</w:t>
      </w:r>
      <w:r>
        <w:rPr>
          <w:rFonts w:ascii="Times New Roman" w:hAnsi="Times New Roman" w:cs="Times New Roman" w:hint="eastAsia"/>
          <w:color w:val="000000"/>
        </w:rPr>
        <w:t>级）”则归入</w:t>
      </w:r>
      <w:r>
        <w:rPr>
          <w:rFonts w:ascii="Times New Roman" w:hAnsi="Times New Roman" w:cs="Times New Roman" w:hint="eastAsia"/>
          <w:color w:val="000000"/>
        </w:rPr>
        <w:t>Novice High</w:t>
      </w:r>
      <w:r>
        <w:rPr>
          <w:rFonts w:ascii="Times New Roman" w:hAnsi="Times New Roman" w:cs="Times New Roman" w:hint="eastAsia"/>
          <w:color w:val="000000"/>
        </w:rPr>
        <w:t>。</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第五，基于</w:t>
      </w:r>
      <w:r>
        <w:rPr>
          <w:rFonts w:ascii="Times New Roman" w:hAnsi="Times New Roman" w:cs="Times New Roman" w:hint="eastAsia"/>
          <w:color w:val="000000"/>
        </w:rPr>
        <w:t>ACTFL</w:t>
      </w:r>
      <w:r>
        <w:rPr>
          <w:rFonts w:ascii="Times New Roman" w:hAnsi="Times New Roman" w:cs="Times New Roman" w:hint="eastAsia"/>
          <w:color w:val="000000"/>
        </w:rPr>
        <w:t>“能做”需求做出调整。对于在美国主流教材中稳定出现、且能够直接支撑</w:t>
      </w:r>
      <w:r>
        <w:rPr>
          <w:rFonts w:ascii="Times New Roman" w:hAnsi="Times New Roman" w:cs="Times New Roman" w:hint="eastAsia"/>
          <w:color w:val="000000"/>
        </w:rPr>
        <w:lastRenderedPageBreak/>
        <w:t>某一等级“能做”任务的词语，</w:t>
      </w:r>
      <w:del w:id="133" w:author="Think" w:date="2026-03-23T20:22:00Z">
        <w:r w:rsidDel="001B0F30">
          <w:rPr>
            <w:rFonts w:ascii="Times New Roman" w:hAnsi="Times New Roman" w:cs="Times New Roman" w:hint="eastAsia"/>
            <w:color w:val="000000"/>
          </w:rPr>
          <w:delText>ACTFL</w:delText>
        </w:r>
        <w:r w:rsidDel="001B0F30">
          <w:rPr>
            <w:rFonts w:ascii="Times New Roman" w:hAnsi="Times New Roman" w:cs="Times New Roman" w:hint="eastAsia"/>
            <w:color w:val="000000"/>
          </w:rPr>
          <w:delText>会</w:delText>
        </w:r>
      </w:del>
      <w:ins w:id="134" w:author="Think" w:date="2026-03-23T20:22:00Z">
        <w:r w:rsidR="001B0F30">
          <w:rPr>
            <w:rFonts w:ascii="Times New Roman" w:hAnsi="Times New Roman" w:cs="Times New Roman" w:hint="eastAsia"/>
            <w:color w:val="000000"/>
          </w:rPr>
          <w:t>我们</w:t>
        </w:r>
      </w:ins>
      <w:r>
        <w:rPr>
          <w:rFonts w:ascii="Times New Roman" w:hAnsi="Times New Roman" w:cs="Times New Roman" w:hint="eastAsia"/>
          <w:color w:val="000000"/>
        </w:rPr>
        <w:t>根据教材覆盖情况和任务需求进行本土化校准。例如，在</w:t>
      </w:r>
      <w:r>
        <w:rPr>
          <w:rFonts w:ascii="Times New Roman" w:hAnsi="Times New Roman" w:cs="Times New Roman" w:hint="eastAsia"/>
          <w:color w:val="000000"/>
        </w:rPr>
        <w:t>Novice Low</w:t>
      </w:r>
      <w:r>
        <w:rPr>
          <w:rFonts w:ascii="Times New Roman" w:hAnsi="Times New Roman" w:cs="Times New Roman" w:hint="eastAsia"/>
          <w:color w:val="000000"/>
        </w:rPr>
        <w:t>阶段，</w:t>
      </w:r>
      <w:r>
        <w:rPr>
          <w:rFonts w:ascii="Times New Roman" w:hAnsi="Times New Roman" w:cs="Times New Roman" w:hint="eastAsia"/>
          <w:color w:val="000000"/>
        </w:rPr>
        <w:t>ACTFL</w:t>
      </w:r>
      <w:r>
        <w:rPr>
          <w:rFonts w:ascii="Times New Roman" w:hAnsi="Times New Roman" w:cs="Times New Roman" w:hint="eastAsia"/>
          <w:color w:val="000000"/>
        </w:rPr>
        <w:t>“能做”任务包括“我能说出我周末去的地方”“我可以回答关于最喜欢的周末活动的提问”等。因此，“周末”虽在</w:t>
      </w:r>
      <w:r>
        <w:rPr>
          <w:rFonts w:ascii="Times New Roman" w:hAnsi="Times New Roman" w:cs="Times New Roman" w:hint="eastAsia"/>
          <w:color w:val="000000"/>
        </w:rPr>
        <w:t>HSK 3.0</w:t>
      </w:r>
      <w:r>
        <w:rPr>
          <w:rFonts w:ascii="Times New Roman" w:hAnsi="Times New Roman" w:cs="Times New Roman" w:hint="eastAsia"/>
          <w:color w:val="000000"/>
        </w:rPr>
        <w:t>中为</w:t>
      </w:r>
      <w:r>
        <w:rPr>
          <w:rFonts w:ascii="Times New Roman" w:hAnsi="Times New Roman" w:cs="Times New Roman" w:hint="eastAsia"/>
          <w:color w:val="000000"/>
        </w:rPr>
        <w:t>3</w:t>
      </w:r>
      <w:r>
        <w:rPr>
          <w:rFonts w:ascii="Times New Roman" w:hAnsi="Times New Roman" w:cs="Times New Roman" w:hint="eastAsia"/>
          <w:color w:val="000000"/>
        </w:rPr>
        <w:t>级、在《等级标准》中为</w:t>
      </w:r>
      <w:r>
        <w:rPr>
          <w:rFonts w:ascii="Times New Roman" w:hAnsi="Times New Roman" w:cs="Times New Roman" w:hint="eastAsia"/>
          <w:color w:val="000000"/>
        </w:rPr>
        <w:t>2</w:t>
      </w:r>
      <w:r>
        <w:rPr>
          <w:rFonts w:ascii="Times New Roman" w:hAnsi="Times New Roman" w:cs="Times New Roman" w:hint="eastAsia"/>
          <w:color w:val="000000"/>
        </w:rPr>
        <w:t>级，但由于其在美国初级教材和课堂活动中出现频繁，并能够直接支撑该等级任务表达，最终移至</w:t>
      </w:r>
      <w:r>
        <w:rPr>
          <w:rFonts w:ascii="Times New Roman" w:hAnsi="Times New Roman" w:cs="Times New Roman" w:hint="eastAsia"/>
          <w:color w:val="000000"/>
        </w:rPr>
        <w:t>Novice Low</w:t>
      </w:r>
      <w:r>
        <w:rPr>
          <w:rFonts w:ascii="Times New Roman" w:hAnsi="Times New Roman" w:cs="Times New Roman" w:hint="eastAsia"/>
          <w:color w:val="000000"/>
        </w:rPr>
        <w:t>。这样的处理使词汇等级不再只是静态的难度排序，而成为与交际任务、课堂活动和能力目标相衔接的动态配置。</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总体来看，</w:t>
      </w:r>
      <w:del w:id="135" w:author="Think" w:date="2026-03-23T20:23:00Z">
        <w:r w:rsidDel="001B0F30">
          <w:rPr>
            <w:rFonts w:ascii="Times New Roman" w:hAnsi="Times New Roman" w:cs="Times New Roman" w:hint="eastAsia"/>
            <w:color w:val="000000"/>
          </w:rPr>
          <w:delText>ACTFL</w:delText>
        </w:r>
      </w:del>
      <w:ins w:id="136" w:author="Think" w:date="2026-03-23T20:23:00Z">
        <w:r w:rsidR="001B0F30">
          <w:rPr>
            <w:rFonts w:ascii="Times New Roman" w:hAnsi="Times New Roman" w:cs="Times New Roman" w:hint="eastAsia"/>
            <w:color w:val="000000"/>
          </w:rPr>
          <w:t>本</w:t>
        </w:r>
      </w:ins>
      <w:r>
        <w:rPr>
          <w:rFonts w:ascii="Times New Roman" w:hAnsi="Times New Roman" w:cs="Times New Roman" w:hint="eastAsia"/>
          <w:color w:val="000000"/>
        </w:rPr>
        <w:t>词表的专家校订并非对既有标准的局部修补，而是在核心词汇单位、系统配置和任务适配三个层面进行的本土化重整。</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 xml:space="preserve">4.1.3 </w:t>
      </w:r>
      <w:r>
        <w:rPr>
          <w:rFonts w:ascii="Times New Roman" w:hAnsi="Times New Roman" w:cs="Times New Roman" w:hint="eastAsia"/>
          <w:color w:val="000000"/>
        </w:rPr>
        <w:t>词形与词性标注原则</w:t>
      </w:r>
    </w:p>
    <w:p w:rsidR="00C905BA" w:rsidRDefault="00011222">
      <w:pPr>
        <w:adjustRightInd w:val="0"/>
        <w:snapToGrid w:val="0"/>
        <w:spacing w:line="360" w:lineRule="auto"/>
        <w:ind w:firstLineChars="200" w:firstLine="440"/>
        <w:rPr>
          <w:rFonts w:ascii="Times New Roman" w:hAnsi="Times New Roman" w:cs="Times New Roman"/>
          <w:color w:val="000000"/>
        </w:rPr>
      </w:pPr>
      <w:del w:id="137" w:author="Think" w:date="2026-03-23T20:23:00Z">
        <w:r w:rsidDel="001B0F30">
          <w:rPr>
            <w:rFonts w:ascii="Times New Roman" w:hAnsi="Times New Roman" w:cs="Times New Roman" w:hint="eastAsia"/>
            <w:color w:val="000000"/>
          </w:rPr>
          <w:delText>ACTFL</w:delText>
        </w:r>
      </w:del>
      <w:ins w:id="138" w:author="Think" w:date="2026-03-23T20:23:00Z">
        <w:r w:rsidR="001B0F30">
          <w:rPr>
            <w:rFonts w:ascii="Times New Roman" w:hAnsi="Times New Roman" w:cs="Times New Roman" w:hint="eastAsia"/>
            <w:color w:val="000000"/>
          </w:rPr>
          <w:t>本</w:t>
        </w:r>
      </w:ins>
      <w:r>
        <w:rPr>
          <w:rFonts w:ascii="Times New Roman" w:hAnsi="Times New Roman" w:cs="Times New Roman" w:hint="eastAsia"/>
          <w:color w:val="000000"/>
        </w:rPr>
        <w:t>词表与</w:t>
      </w:r>
      <w:r>
        <w:rPr>
          <w:rFonts w:ascii="Times New Roman" w:hAnsi="Times New Roman" w:cs="Times New Roman" w:hint="eastAsia"/>
          <w:color w:val="000000"/>
        </w:rPr>
        <w:t>HSK 3.0</w:t>
      </w:r>
      <w:r>
        <w:rPr>
          <w:rFonts w:ascii="Times New Roman" w:hAnsi="Times New Roman" w:cs="Times New Roman" w:hint="eastAsia"/>
          <w:color w:val="000000"/>
        </w:rPr>
        <w:t>、《国际中文教育中文水平等级标准》的差异，不仅体现在收词范围和等级安排上，也体现在词形标注和词性处理上。</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在词形标注方面，</w:t>
      </w:r>
      <w:del w:id="139" w:author="Think" w:date="2026-03-23T20:23:00Z">
        <w:r w:rsidDel="001B0F30">
          <w:rPr>
            <w:rFonts w:ascii="Times New Roman" w:hAnsi="Times New Roman" w:cs="Times New Roman" w:hint="eastAsia"/>
            <w:color w:val="000000"/>
          </w:rPr>
          <w:delText>ACTFL</w:delText>
        </w:r>
      </w:del>
      <w:ins w:id="140" w:author="Think" w:date="2026-03-23T20:23:00Z">
        <w:r w:rsidR="001B0F30">
          <w:rPr>
            <w:rFonts w:ascii="Times New Roman" w:hAnsi="Times New Roman" w:cs="Times New Roman" w:hint="eastAsia"/>
            <w:color w:val="000000"/>
          </w:rPr>
          <w:t>本词表</w:t>
        </w:r>
      </w:ins>
      <w:r>
        <w:rPr>
          <w:rFonts w:ascii="Times New Roman" w:hAnsi="Times New Roman" w:cs="Times New Roman" w:hint="eastAsia"/>
          <w:color w:val="000000"/>
        </w:rPr>
        <w:t>结合美国教材中的实际分布和课堂呈现需求，对部分词语形式作了适度归并。具体而言，主要包括四类情况：一是对教材中常出现儿化形式的词语，采用“词语（儿）”的方式标注，如“一下（儿）”“一会（儿）”“一块（儿）”“好玩（儿）”“公园（儿）”“男孩（儿）”“女孩（儿）”等；二是对既可完整出现、又可省略部分成分的词语，采用</w:t>
      </w:r>
      <w:proofErr w:type="gramStart"/>
      <w:r>
        <w:rPr>
          <w:rFonts w:ascii="Times New Roman" w:hAnsi="Times New Roman" w:cs="Times New Roman" w:hint="eastAsia"/>
          <w:color w:val="000000"/>
        </w:rPr>
        <w:t>括注形式</w:t>
      </w:r>
      <w:proofErr w:type="gramEnd"/>
      <w:r>
        <w:rPr>
          <w:rFonts w:ascii="Times New Roman" w:hAnsi="Times New Roman" w:cs="Times New Roman" w:hint="eastAsia"/>
          <w:color w:val="000000"/>
        </w:rPr>
        <w:t>体现其可伸缩结构，如“没（有）”“有时（候）”“但（是）”“有（一）点”“有（一）些”“差（一）点（儿）”“（一）些”等；三是对带有附加成分但实际使用中存在有无并行情况的词语，采用可选标注方式呈现其形式变体，如“兔（子）”“窗（子）”“棋（子）”“竹（子）”“（老）虎”“胸（部）”等；四是对意义相同、功能一致、但教材和实际书写中存在全称与简缩形式并行的项目，采用合并处理，如“零（〇）”“爸（爸）”“妈（妈）”等。这类处理并不意味着不同形式在所有语境中完全等值，而是为了在词汇组织层面体现其常见并存关系，减轻学习者在形式识别上的割裂感。</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在词性标注方面，</w:t>
      </w:r>
      <w:del w:id="141" w:author="Think" w:date="2026-03-23T20:25:00Z">
        <w:r w:rsidDel="00DC2C95">
          <w:rPr>
            <w:rFonts w:ascii="Times New Roman" w:hAnsi="Times New Roman" w:cs="Times New Roman" w:hint="eastAsia"/>
            <w:color w:val="000000"/>
          </w:rPr>
          <w:delText>ACTFL</w:delText>
        </w:r>
      </w:del>
      <w:ins w:id="142" w:author="Think" w:date="2026-03-23T20:25:00Z">
        <w:r w:rsidR="00DC2C95">
          <w:rPr>
            <w:rFonts w:ascii="Times New Roman" w:hAnsi="Times New Roman" w:cs="Times New Roman" w:hint="eastAsia"/>
            <w:color w:val="000000"/>
          </w:rPr>
          <w:t>本词表</w:t>
        </w:r>
      </w:ins>
      <w:r>
        <w:rPr>
          <w:rFonts w:ascii="Times New Roman" w:hAnsi="Times New Roman" w:cs="Times New Roman" w:hint="eastAsia"/>
          <w:color w:val="000000"/>
        </w:rPr>
        <w:t>综合参考</w:t>
      </w:r>
      <w:r>
        <w:rPr>
          <w:rFonts w:ascii="Times New Roman" w:hAnsi="Times New Roman" w:cs="Times New Roman" w:hint="eastAsia"/>
          <w:color w:val="000000"/>
        </w:rPr>
        <w:t>HSK</w:t>
      </w:r>
      <w:r>
        <w:rPr>
          <w:rFonts w:ascii="Times New Roman" w:hAnsi="Times New Roman" w:cs="Times New Roman" w:hint="eastAsia"/>
          <w:color w:val="000000"/>
        </w:rPr>
        <w:t>、《等级标准》及《现代汉语词典（第</w:t>
      </w:r>
      <w:r>
        <w:rPr>
          <w:rFonts w:ascii="Times New Roman" w:hAnsi="Times New Roman" w:cs="Times New Roman" w:hint="eastAsia"/>
          <w:color w:val="000000"/>
        </w:rPr>
        <w:t>7</w:t>
      </w:r>
      <w:r>
        <w:rPr>
          <w:rFonts w:ascii="Times New Roman" w:hAnsi="Times New Roman" w:cs="Times New Roman" w:hint="eastAsia"/>
          <w:color w:val="000000"/>
        </w:rPr>
        <w:t>版）》进行了修订、整理与合并，差异主要体现在三类。第一，语气词及相关虚词的归属分歧，反映出不同体系对语用功能和句法地位的判断并不一致。例如，“哇”“呀”等词，在不同体系中分别被处理为助词、叹词或拟声词。第二，词性宽窄分歧，即既有体系往往只标注一个主要词性，而</w:t>
      </w:r>
      <w:del w:id="143" w:author="Think" w:date="2026-03-23T20:25:00Z">
        <w:r w:rsidDel="00DC2C95">
          <w:rPr>
            <w:rFonts w:ascii="Times New Roman" w:hAnsi="Times New Roman" w:cs="Times New Roman" w:hint="eastAsia"/>
            <w:color w:val="000000"/>
          </w:rPr>
          <w:delText>ACTFL</w:delText>
        </w:r>
      </w:del>
      <w:ins w:id="144" w:author="Think" w:date="2026-03-23T20:25:00Z">
        <w:r w:rsidR="00DC2C95">
          <w:rPr>
            <w:rFonts w:ascii="Times New Roman" w:hAnsi="Times New Roman" w:cs="Times New Roman" w:hint="eastAsia"/>
            <w:color w:val="000000"/>
          </w:rPr>
          <w:t>本词表</w:t>
        </w:r>
      </w:ins>
      <w:r>
        <w:rPr>
          <w:rFonts w:ascii="Times New Roman" w:hAnsi="Times New Roman" w:cs="Times New Roman" w:hint="eastAsia"/>
          <w:color w:val="000000"/>
        </w:rPr>
        <w:t>对兼类现象较明显的词语适度保留双词性标注。例如，“科普”“构造”标为“动、名”，“数码”标为“形、名”等。第三，个别词语的范畴判断分歧，即某些词在不同体系中所归属的语法类别并不完全相同，如“良”标为“副、形”，“在内”标为动词等。具体内容详见表</w:t>
      </w:r>
      <w:r>
        <w:rPr>
          <w:rFonts w:ascii="Times New Roman" w:hAnsi="Times New Roman" w:cs="Times New Roman" w:hint="eastAsia"/>
          <w:color w:val="000000"/>
        </w:rPr>
        <w:t>2</w:t>
      </w:r>
      <w:r>
        <w:rPr>
          <w:rFonts w:ascii="Times New Roman" w:hAnsi="Times New Roman" w:cs="Times New Roman" w:hint="eastAsia"/>
          <w:color w:val="000000"/>
        </w:rPr>
        <w:t>示例。</w:t>
      </w:r>
    </w:p>
    <w:p w:rsidR="00C905BA" w:rsidRDefault="00011222">
      <w:pPr>
        <w:widowControl/>
        <w:kinsoku w:val="0"/>
        <w:autoSpaceDE w:val="0"/>
        <w:autoSpaceDN w:val="0"/>
        <w:adjustRightInd w:val="0"/>
        <w:snapToGrid w:val="0"/>
        <w:spacing w:line="360" w:lineRule="auto"/>
        <w:jc w:val="center"/>
        <w:textAlignment w:val="baseline"/>
        <w:rPr>
          <w:rFonts w:ascii="Arial" w:hAnsi="Arial" w:cs="Arial"/>
          <w:color w:val="000000"/>
        </w:rPr>
      </w:pPr>
      <w:r>
        <w:rPr>
          <w:rFonts w:ascii="楷体" w:eastAsia="楷体" w:hAnsi="楷体" w:cs="楷体" w:hint="eastAsia"/>
          <w:snapToGrid w:val="0"/>
          <w:color w:val="000000"/>
          <w:spacing w:val="-3"/>
          <w:sz w:val="18"/>
          <w:szCs w:val="18"/>
        </w:rPr>
        <w:t xml:space="preserve">表2  </w:t>
      </w:r>
      <w:r>
        <w:rPr>
          <w:rFonts w:ascii="Times New Roman" w:eastAsia="楷体" w:hAnsi="Times New Roman" w:cs="Times New Roman"/>
          <w:snapToGrid w:val="0"/>
          <w:color w:val="000000"/>
          <w:spacing w:val="-3"/>
          <w:sz w:val="18"/>
          <w:szCs w:val="18"/>
        </w:rPr>
        <w:t>ACTFL</w:t>
      </w:r>
      <w:r>
        <w:rPr>
          <w:rFonts w:ascii="Times New Roman" w:eastAsia="楷体" w:hAnsi="Times New Roman" w:cs="Times New Roman"/>
          <w:snapToGrid w:val="0"/>
          <w:color w:val="000000"/>
          <w:spacing w:val="-3"/>
          <w:sz w:val="18"/>
          <w:szCs w:val="18"/>
        </w:rPr>
        <w:t>量表与</w:t>
      </w:r>
      <w:r>
        <w:rPr>
          <w:rFonts w:ascii="Times New Roman" w:eastAsia="楷体" w:hAnsi="Times New Roman" w:cs="Times New Roman"/>
          <w:snapToGrid w:val="0"/>
          <w:color w:val="000000"/>
          <w:spacing w:val="-3"/>
          <w:sz w:val="18"/>
          <w:szCs w:val="18"/>
        </w:rPr>
        <w:t>HSK</w:t>
      </w:r>
      <w:r>
        <w:rPr>
          <w:rFonts w:ascii="Times New Roman" w:eastAsia="楷体" w:hAnsi="Times New Roman" w:cs="Times New Roman" w:hint="eastAsia"/>
          <w:snapToGrid w:val="0"/>
          <w:color w:val="000000"/>
          <w:spacing w:val="-3"/>
          <w:sz w:val="18"/>
          <w:szCs w:val="18"/>
        </w:rPr>
        <w:t>、</w:t>
      </w:r>
      <w:r>
        <w:rPr>
          <w:rFonts w:ascii="楷体" w:eastAsia="楷体" w:hAnsi="楷体" w:cs="楷体" w:hint="eastAsia"/>
          <w:snapToGrid w:val="0"/>
          <w:color w:val="000000"/>
          <w:spacing w:val="-3"/>
          <w:sz w:val="18"/>
          <w:szCs w:val="18"/>
        </w:rPr>
        <w:t>《等级标准》及《现汉》的词性标注差异示例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107"/>
        <w:gridCol w:w="921"/>
        <w:gridCol w:w="805"/>
        <w:gridCol w:w="2960"/>
      </w:tblGrid>
      <w:tr w:rsidR="00C905BA">
        <w:trPr>
          <w:tblHeade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lastRenderedPageBreak/>
              <w:t>词语</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ACTFL</w:t>
            </w:r>
            <w:r>
              <w:rPr>
                <w:rFonts w:ascii="Times New Roman" w:hAnsi="Times New Roman" w:cs="Times New Roman"/>
                <w:sz w:val="16"/>
                <w:szCs w:val="21"/>
              </w:rPr>
              <w:t>词性</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sz w:val="16"/>
                <w:szCs w:val="21"/>
              </w:rPr>
              <w:t>词性</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PG</w:t>
            </w:r>
            <w:r>
              <w:rPr>
                <w:rFonts w:ascii="Times New Roman" w:hAnsi="Times New Roman" w:cs="Times New Roman"/>
                <w:sz w:val="16"/>
                <w:szCs w:val="21"/>
              </w:rPr>
              <w:t>词性</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《现汉》词性</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继</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动、连</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连</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连、动</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世故</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收录</w:t>
            </w:r>
            <w:r>
              <w:rPr>
                <w:rFonts w:ascii="Times New Roman" w:hAnsi="Times New Roman" w:cs="Times New Roman"/>
                <w:sz w:val="16"/>
                <w:szCs w:val="21"/>
              </w:rPr>
              <w:t>2</w:t>
            </w:r>
            <w:r>
              <w:rPr>
                <w:rFonts w:ascii="Times New Roman" w:hAnsi="Times New Roman" w:cs="Times New Roman"/>
                <w:sz w:val="16"/>
                <w:szCs w:val="21"/>
              </w:rPr>
              <w:t>条，世故（形）与世故（名）</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用心</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收录</w:t>
            </w:r>
            <w:r>
              <w:rPr>
                <w:rFonts w:ascii="Times New Roman" w:hAnsi="Times New Roman" w:cs="Times New Roman"/>
                <w:sz w:val="16"/>
                <w:szCs w:val="21"/>
              </w:rPr>
              <w:t>2</w:t>
            </w:r>
            <w:r>
              <w:rPr>
                <w:rFonts w:ascii="Times New Roman" w:hAnsi="Times New Roman" w:cs="Times New Roman"/>
                <w:sz w:val="16"/>
                <w:szCs w:val="21"/>
              </w:rPr>
              <w:t>条，用心（名）和用心（形）</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哇</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助、拟声</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拟声</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助</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收录</w:t>
            </w:r>
            <w:r>
              <w:rPr>
                <w:rFonts w:ascii="Times New Roman" w:hAnsi="Times New Roman" w:cs="Times New Roman"/>
                <w:sz w:val="16"/>
                <w:szCs w:val="21"/>
              </w:rPr>
              <w:t>2</w:t>
            </w:r>
            <w:r>
              <w:rPr>
                <w:rFonts w:ascii="Times New Roman" w:hAnsi="Times New Roman" w:cs="Times New Roman"/>
                <w:sz w:val="16"/>
                <w:szCs w:val="21"/>
              </w:rPr>
              <w:t>条，世故（拟声）与世故（助）</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式</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后缀</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后缀</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风趣</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名、形</w:t>
            </w:r>
          </w:p>
        </w:tc>
      </w:tr>
      <w:tr w:rsidR="00C905BA">
        <w:trPr>
          <w:trHeight w:val="90"/>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良</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副、形</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副</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形、副</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呀</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叹</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叹</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助</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叹、助、拟声词</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者</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后缀</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助</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后缀</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助</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幕</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量、名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量</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名、量</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忠诚</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科普</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数码</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形、名</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在内</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构造</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名、动</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有用</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形</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未收录</w:t>
            </w:r>
          </w:p>
        </w:tc>
      </w:tr>
      <w:tr w:rsidR="00C905BA">
        <w:trPr>
          <w:trHeight w:val="90"/>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定义</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名、动</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名、动</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名、动</w:t>
            </w:r>
          </w:p>
        </w:tc>
      </w:tr>
      <w:tr w:rsidR="00C905BA">
        <w:trPr>
          <w:jc w:val="center"/>
        </w:trPr>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考察</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动、名</w:t>
            </w:r>
          </w:p>
        </w:tc>
        <w:tc>
          <w:tcPr>
            <w:tcW w:w="0" w:type="auto"/>
            <w:shd w:val="clear" w:color="auto" w:fill="auto"/>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动</w:t>
            </w:r>
          </w:p>
        </w:tc>
      </w:tr>
    </w:tbl>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总体而言，</w:t>
      </w:r>
      <w:del w:id="145" w:author="Think" w:date="2026-03-23T20:26:00Z">
        <w:r w:rsidDel="00DC2C95">
          <w:rPr>
            <w:rFonts w:ascii="Times New Roman" w:hAnsi="Times New Roman" w:cs="Times New Roman" w:hint="eastAsia"/>
            <w:color w:val="000000"/>
          </w:rPr>
          <w:delText>ACTFL</w:delText>
        </w:r>
      </w:del>
      <w:ins w:id="146" w:author="Think" w:date="2026-03-23T20:26:00Z">
        <w:r w:rsidR="00DC2C95">
          <w:rPr>
            <w:rFonts w:ascii="Times New Roman" w:hAnsi="Times New Roman" w:cs="Times New Roman" w:hint="eastAsia"/>
            <w:color w:val="000000"/>
          </w:rPr>
          <w:t>本</w:t>
        </w:r>
      </w:ins>
      <w:r>
        <w:rPr>
          <w:rFonts w:ascii="Times New Roman" w:hAnsi="Times New Roman" w:cs="Times New Roman" w:hint="eastAsia"/>
          <w:color w:val="000000"/>
        </w:rPr>
        <w:t>词表在词性修订上体现出三项基本取向：以现代汉语通行用法为基础，以教学适用性为导向，并适度吸收兼类标注，以避免单一词性处理掩盖词语在真实语境中的功能差异。</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4.1.4 ACTFL</w:t>
      </w:r>
      <w:r>
        <w:rPr>
          <w:rFonts w:ascii="Times New Roman" w:hAnsi="Times New Roman" w:cs="Times New Roman" w:hint="eastAsia"/>
          <w:color w:val="000000"/>
        </w:rPr>
        <w:t>词表与</w:t>
      </w:r>
      <w:r>
        <w:rPr>
          <w:rFonts w:ascii="Times New Roman" w:hAnsi="Times New Roman" w:cs="Times New Roman" w:hint="eastAsia"/>
          <w:color w:val="000000"/>
        </w:rPr>
        <w:t>HSK 3.0</w:t>
      </w:r>
      <w:r>
        <w:rPr>
          <w:rFonts w:ascii="Times New Roman" w:hAnsi="Times New Roman" w:cs="Times New Roman" w:hint="eastAsia"/>
          <w:color w:val="000000"/>
        </w:rPr>
        <w:t>、《等级标准》的对比分析</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（一）整体对应关系与差异分布</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表</w:t>
      </w:r>
      <w:r>
        <w:rPr>
          <w:rFonts w:ascii="Times New Roman" w:hAnsi="Times New Roman" w:cs="Times New Roman" w:hint="eastAsia"/>
          <w:color w:val="000000"/>
        </w:rPr>
        <w:t>3</w:t>
      </w:r>
      <w:r>
        <w:rPr>
          <w:rFonts w:ascii="Times New Roman" w:hAnsi="Times New Roman" w:cs="Times New Roman" w:hint="eastAsia"/>
          <w:color w:val="000000"/>
        </w:rPr>
        <w:t>呈现了三套体系在不同阶段的</w:t>
      </w:r>
      <w:proofErr w:type="gramStart"/>
      <w:r>
        <w:rPr>
          <w:rFonts w:ascii="Times New Roman" w:hAnsi="Times New Roman" w:cs="Times New Roman" w:hint="eastAsia"/>
          <w:color w:val="000000"/>
        </w:rPr>
        <w:t>累计词量分布</w:t>
      </w:r>
      <w:proofErr w:type="gramEnd"/>
      <w:r>
        <w:rPr>
          <w:rFonts w:ascii="Times New Roman" w:hAnsi="Times New Roman" w:cs="Times New Roman" w:hint="eastAsia"/>
          <w:color w:val="000000"/>
        </w:rPr>
        <w:t>及其大致对应关系。</w:t>
      </w:r>
    </w:p>
    <w:p w:rsidR="00C905BA" w:rsidRDefault="00011222">
      <w:pPr>
        <w:widowControl/>
        <w:kinsoku w:val="0"/>
        <w:autoSpaceDE w:val="0"/>
        <w:autoSpaceDN w:val="0"/>
        <w:adjustRightInd w:val="0"/>
        <w:snapToGrid w:val="0"/>
        <w:spacing w:line="360" w:lineRule="auto"/>
        <w:jc w:val="center"/>
        <w:textAlignment w:val="baseline"/>
        <w:rPr>
          <w:rFonts w:ascii="Times New Roman" w:eastAsia="楷体" w:hAnsi="Times New Roman" w:cs="Times New Roman"/>
          <w:snapToGrid w:val="0"/>
          <w:color w:val="000000"/>
          <w:spacing w:val="-3"/>
          <w:sz w:val="18"/>
          <w:szCs w:val="18"/>
        </w:rPr>
      </w:pPr>
      <w:r>
        <w:rPr>
          <w:rFonts w:ascii="Times New Roman" w:eastAsia="楷体" w:hAnsi="Times New Roman" w:cs="Times New Roman"/>
          <w:snapToGrid w:val="0"/>
          <w:color w:val="000000"/>
          <w:spacing w:val="-3"/>
          <w:sz w:val="18"/>
          <w:szCs w:val="18"/>
        </w:rPr>
        <w:t>表</w:t>
      </w:r>
      <w:r>
        <w:rPr>
          <w:rFonts w:ascii="Times New Roman" w:eastAsia="楷体" w:hAnsi="Times New Roman" w:cs="Times New Roman" w:hint="eastAsia"/>
          <w:snapToGrid w:val="0"/>
          <w:color w:val="000000"/>
          <w:spacing w:val="-3"/>
          <w:sz w:val="18"/>
          <w:szCs w:val="18"/>
        </w:rPr>
        <w:t>3</w:t>
      </w:r>
      <w:r>
        <w:rPr>
          <w:rFonts w:ascii="Times New Roman" w:eastAsia="楷体" w:hAnsi="Times New Roman" w:cs="Times New Roman"/>
          <w:snapToGrid w:val="0"/>
          <w:color w:val="000000"/>
          <w:spacing w:val="-3"/>
          <w:sz w:val="18"/>
          <w:szCs w:val="18"/>
        </w:rPr>
        <w:t xml:space="preserve">  ACTFL</w:t>
      </w:r>
      <w:r>
        <w:rPr>
          <w:rFonts w:ascii="Times New Roman" w:eastAsia="楷体" w:hAnsi="Times New Roman" w:cs="Times New Roman"/>
          <w:snapToGrid w:val="0"/>
          <w:color w:val="000000"/>
          <w:spacing w:val="-3"/>
          <w:sz w:val="18"/>
          <w:szCs w:val="18"/>
        </w:rPr>
        <w:t>量表与</w:t>
      </w:r>
      <w:r>
        <w:rPr>
          <w:rFonts w:ascii="Times New Roman" w:eastAsia="楷体" w:hAnsi="Times New Roman" w:cs="Times New Roman"/>
          <w:snapToGrid w:val="0"/>
          <w:color w:val="000000"/>
          <w:spacing w:val="-3"/>
          <w:sz w:val="18"/>
          <w:szCs w:val="18"/>
        </w:rPr>
        <w:t>HSK</w:t>
      </w:r>
      <w:r>
        <w:rPr>
          <w:rFonts w:ascii="Times New Roman" w:eastAsia="楷体" w:hAnsi="Times New Roman" w:cs="Times New Roman"/>
          <w:snapToGrid w:val="0"/>
          <w:color w:val="000000"/>
          <w:spacing w:val="-3"/>
          <w:sz w:val="18"/>
          <w:szCs w:val="18"/>
        </w:rPr>
        <w:t>及《等级标准》的阶段对应与</w:t>
      </w:r>
      <w:proofErr w:type="gramStart"/>
      <w:r>
        <w:rPr>
          <w:rFonts w:ascii="Times New Roman" w:eastAsia="楷体" w:hAnsi="Times New Roman" w:cs="Times New Roman"/>
          <w:snapToGrid w:val="0"/>
          <w:color w:val="000000"/>
          <w:spacing w:val="-3"/>
          <w:sz w:val="18"/>
          <w:szCs w:val="18"/>
        </w:rPr>
        <w:t>累计词量比较</w:t>
      </w:r>
      <w:proofErr w:type="gramEnd"/>
    </w:p>
    <w:tbl>
      <w:tblPr>
        <w:tblStyle w:val="aa"/>
        <w:tblW w:w="0" w:type="auto"/>
        <w:tblLook w:val="04A0" w:firstRow="1" w:lastRow="0" w:firstColumn="1" w:lastColumn="0" w:noHBand="0" w:noVBand="1"/>
      </w:tblPr>
      <w:tblGrid>
        <w:gridCol w:w="1608"/>
        <w:gridCol w:w="1982"/>
        <w:gridCol w:w="901"/>
        <w:gridCol w:w="1798"/>
        <w:gridCol w:w="1521"/>
        <w:gridCol w:w="1720"/>
      </w:tblGrid>
      <w:tr w:rsidR="00C905BA">
        <w:tc>
          <w:tcPr>
            <w:tcW w:w="1631"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ACTFL等级</w:t>
            </w:r>
          </w:p>
        </w:tc>
        <w:tc>
          <w:tcPr>
            <w:tcW w:w="2028" w:type="dxa"/>
          </w:tcPr>
          <w:p w:rsidR="00C905BA" w:rsidRDefault="00011222">
            <w:pPr>
              <w:spacing w:before="20" w:after="20" w:line="276" w:lineRule="auto"/>
              <w:jc w:val="center"/>
              <w:rPr>
                <w:rFonts w:ascii="Noto Serif CJK SC" w:eastAsia="Noto Serif CJK SC" w:hAnsi="Noto Serif CJK SC"/>
                <w:sz w:val="16"/>
                <w:szCs w:val="21"/>
              </w:rPr>
            </w:pPr>
            <w:r>
              <w:rPr>
                <w:rFonts w:hint="eastAsia"/>
                <w:sz w:val="16"/>
                <w:szCs w:val="21"/>
              </w:rPr>
              <w:t>词汇量</w:t>
            </w:r>
            <w:r>
              <w:rPr>
                <w:rFonts w:ascii="Noto Serif CJK SC" w:eastAsia="Noto Serif CJK SC" w:hAnsi="Noto Serif CJK SC" w:hint="eastAsia"/>
                <w:sz w:val="16"/>
                <w:szCs w:val="21"/>
              </w:rPr>
              <w:t>（新增/累计）</w:t>
            </w:r>
          </w:p>
        </w:tc>
        <w:tc>
          <w:tcPr>
            <w:tcW w:w="90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HSK等级</w:t>
            </w:r>
          </w:p>
        </w:tc>
        <w:tc>
          <w:tcPr>
            <w:tcW w:w="1852" w:type="dxa"/>
          </w:tcPr>
          <w:p w:rsidR="00C905BA" w:rsidRDefault="00011222">
            <w:pPr>
              <w:spacing w:before="20" w:after="20" w:line="276" w:lineRule="auto"/>
              <w:jc w:val="center"/>
              <w:rPr>
                <w:rFonts w:ascii="Noto Serif CJK SC" w:eastAsia="Noto Serif CJK SC" w:hAnsi="Noto Serif CJK SC"/>
                <w:sz w:val="16"/>
                <w:szCs w:val="21"/>
              </w:rPr>
            </w:pPr>
            <w:r>
              <w:rPr>
                <w:rFonts w:hint="eastAsia"/>
                <w:sz w:val="16"/>
                <w:szCs w:val="21"/>
              </w:rPr>
              <w:t>词汇量</w:t>
            </w:r>
            <w:r>
              <w:rPr>
                <w:rFonts w:ascii="Noto Serif CJK SC" w:eastAsia="Noto Serif CJK SC" w:hAnsi="Noto Serif CJK SC" w:hint="eastAsia"/>
                <w:sz w:val="16"/>
                <w:szCs w:val="21"/>
              </w:rPr>
              <w:t>（新增/累计）</w:t>
            </w:r>
          </w:p>
        </w:tc>
        <w:tc>
          <w:tcPr>
            <w:tcW w:w="1567"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《等级标准》等级</w:t>
            </w:r>
          </w:p>
        </w:tc>
        <w:tc>
          <w:tcPr>
            <w:tcW w:w="1770" w:type="dxa"/>
          </w:tcPr>
          <w:p w:rsidR="00C905BA" w:rsidRDefault="00011222">
            <w:pPr>
              <w:spacing w:before="20" w:after="20" w:line="276" w:lineRule="auto"/>
              <w:jc w:val="center"/>
              <w:rPr>
                <w:rFonts w:ascii="Noto Serif CJK SC" w:eastAsia="Noto Serif CJK SC" w:hAnsi="Noto Serif CJK SC"/>
                <w:sz w:val="16"/>
                <w:szCs w:val="21"/>
              </w:rPr>
            </w:pPr>
            <w:r>
              <w:rPr>
                <w:rFonts w:hint="eastAsia"/>
                <w:sz w:val="16"/>
                <w:szCs w:val="21"/>
              </w:rPr>
              <w:t>词汇量</w:t>
            </w:r>
            <w:r>
              <w:rPr>
                <w:rFonts w:ascii="Noto Serif CJK SC" w:eastAsia="Noto Serif CJK SC" w:hAnsi="Noto Serif CJK SC" w:hint="eastAsia"/>
                <w:sz w:val="16"/>
                <w:szCs w:val="21"/>
              </w:rPr>
              <w:t>（新增/累计）</w:t>
            </w:r>
          </w:p>
        </w:tc>
      </w:tr>
      <w:tr w:rsidR="00C905BA">
        <w:tc>
          <w:tcPr>
            <w:tcW w:w="1631"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Novice Low</w:t>
            </w:r>
          </w:p>
        </w:tc>
        <w:tc>
          <w:tcPr>
            <w:tcW w:w="202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320 / 320</w:t>
            </w:r>
          </w:p>
        </w:tc>
        <w:tc>
          <w:tcPr>
            <w:tcW w:w="90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HSK1级</w:t>
            </w:r>
          </w:p>
        </w:tc>
        <w:tc>
          <w:tcPr>
            <w:tcW w:w="1852"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300 / 300</w:t>
            </w:r>
          </w:p>
        </w:tc>
        <w:tc>
          <w:tcPr>
            <w:tcW w:w="1567"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一级</w:t>
            </w:r>
          </w:p>
        </w:tc>
        <w:tc>
          <w:tcPr>
            <w:tcW w:w="1770"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500 / 500</w:t>
            </w:r>
          </w:p>
        </w:tc>
      </w:tr>
      <w:tr w:rsidR="00C905BA">
        <w:tc>
          <w:tcPr>
            <w:tcW w:w="1631"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Novice Mid</w:t>
            </w:r>
          </w:p>
        </w:tc>
        <w:tc>
          <w:tcPr>
            <w:tcW w:w="202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350 / 670</w:t>
            </w:r>
          </w:p>
        </w:tc>
        <w:tc>
          <w:tcPr>
            <w:tcW w:w="90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HSK2级</w:t>
            </w:r>
          </w:p>
        </w:tc>
        <w:tc>
          <w:tcPr>
            <w:tcW w:w="1852"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200 / 500</w:t>
            </w:r>
          </w:p>
        </w:tc>
        <w:tc>
          <w:tcPr>
            <w:tcW w:w="1567"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二级</w:t>
            </w:r>
          </w:p>
        </w:tc>
        <w:tc>
          <w:tcPr>
            <w:tcW w:w="1770"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772 / 1272</w:t>
            </w:r>
          </w:p>
        </w:tc>
      </w:tr>
      <w:tr w:rsidR="00C905BA">
        <w:tc>
          <w:tcPr>
            <w:tcW w:w="1631"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Novice High</w:t>
            </w:r>
          </w:p>
        </w:tc>
        <w:tc>
          <w:tcPr>
            <w:tcW w:w="202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580 / 1250</w:t>
            </w:r>
          </w:p>
        </w:tc>
        <w:tc>
          <w:tcPr>
            <w:tcW w:w="90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HSK3级</w:t>
            </w:r>
          </w:p>
        </w:tc>
        <w:tc>
          <w:tcPr>
            <w:tcW w:w="1852"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500 / 1000</w:t>
            </w:r>
          </w:p>
        </w:tc>
        <w:tc>
          <w:tcPr>
            <w:tcW w:w="1567"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三级</w:t>
            </w:r>
          </w:p>
        </w:tc>
        <w:tc>
          <w:tcPr>
            <w:tcW w:w="1770"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973 / 2245</w:t>
            </w:r>
          </w:p>
        </w:tc>
      </w:tr>
      <w:tr w:rsidR="00C905BA">
        <w:tc>
          <w:tcPr>
            <w:tcW w:w="1631"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Intermediate Low</w:t>
            </w:r>
          </w:p>
        </w:tc>
        <w:tc>
          <w:tcPr>
            <w:tcW w:w="202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850 / 2100</w:t>
            </w:r>
          </w:p>
        </w:tc>
        <w:tc>
          <w:tcPr>
            <w:tcW w:w="90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HSK4级</w:t>
            </w:r>
          </w:p>
        </w:tc>
        <w:tc>
          <w:tcPr>
            <w:tcW w:w="1852"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1000 / 2000</w:t>
            </w:r>
          </w:p>
        </w:tc>
        <w:tc>
          <w:tcPr>
            <w:tcW w:w="1567"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四级</w:t>
            </w:r>
          </w:p>
        </w:tc>
        <w:tc>
          <w:tcPr>
            <w:tcW w:w="1770"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1000 / 3245</w:t>
            </w:r>
          </w:p>
        </w:tc>
      </w:tr>
      <w:tr w:rsidR="00C905BA">
        <w:trPr>
          <w:trHeight w:val="90"/>
        </w:trPr>
        <w:tc>
          <w:tcPr>
            <w:tcW w:w="1631"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Intermediate Mid</w:t>
            </w:r>
          </w:p>
        </w:tc>
        <w:tc>
          <w:tcPr>
            <w:tcW w:w="202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1050 / 3150</w:t>
            </w:r>
          </w:p>
        </w:tc>
        <w:tc>
          <w:tcPr>
            <w:tcW w:w="90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HSK5级</w:t>
            </w:r>
          </w:p>
        </w:tc>
        <w:tc>
          <w:tcPr>
            <w:tcW w:w="1852"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1600 / 3600</w:t>
            </w:r>
          </w:p>
        </w:tc>
        <w:tc>
          <w:tcPr>
            <w:tcW w:w="1567"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五级</w:t>
            </w:r>
          </w:p>
        </w:tc>
        <w:tc>
          <w:tcPr>
            <w:tcW w:w="1770"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1071 / 4316</w:t>
            </w:r>
          </w:p>
        </w:tc>
      </w:tr>
      <w:tr w:rsidR="00C905BA">
        <w:tc>
          <w:tcPr>
            <w:tcW w:w="1631"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Intermediate High</w:t>
            </w:r>
          </w:p>
        </w:tc>
        <w:tc>
          <w:tcPr>
            <w:tcW w:w="202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1350 / 4500</w:t>
            </w:r>
          </w:p>
        </w:tc>
        <w:tc>
          <w:tcPr>
            <w:tcW w:w="90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HSK6级</w:t>
            </w:r>
          </w:p>
        </w:tc>
        <w:tc>
          <w:tcPr>
            <w:tcW w:w="1852"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1800 / 5400</w:t>
            </w:r>
          </w:p>
        </w:tc>
        <w:tc>
          <w:tcPr>
            <w:tcW w:w="1567"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六级</w:t>
            </w:r>
          </w:p>
        </w:tc>
        <w:tc>
          <w:tcPr>
            <w:tcW w:w="1770"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1140 / 5456</w:t>
            </w:r>
          </w:p>
        </w:tc>
      </w:tr>
      <w:tr w:rsidR="00C905BA">
        <w:tc>
          <w:tcPr>
            <w:tcW w:w="1631"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Advanced</w:t>
            </w:r>
            <w:r>
              <w:rPr>
                <w:rFonts w:ascii="Noto Serif CJK SC" w:hAnsi="Noto Serif CJK SC" w:hint="eastAsia"/>
                <w:sz w:val="16"/>
                <w:szCs w:val="21"/>
              </w:rPr>
              <w:t xml:space="preserve"> Low</w:t>
            </w:r>
          </w:p>
        </w:tc>
        <w:tc>
          <w:tcPr>
            <w:tcW w:w="2028" w:type="dxa"/>
          </w:tcPr>
          <w:p w:rsidR="00C905BA" w:rsidRDefault="00011222">
            <w:pPr>
              <w:spacing w:before="20" w:after="20" w:line="276" w:lineRule="auto"/>
              <w:jc w:val="center"/>
              <w:rPr>
                <w:rFonts w:ascii="Noto Serif CJK SC" w:hAnsi="Noto Serif CJK SC" w:hint="eastAsia"/>
                <w:sz w:val="16"/>
                <w:szCs w:val="21"/>
              </w:rPr>
            </w:pPr>
            <w:r>
              <w:rPr>
                <w:rFonts w:ascii="Noto Serif CJK SC" w:hAnsi="Noto Serif CJK SC" w:hint="eastAsia"/>
                <w:sz w:val="16"/>
                <w:szCs w:val="21"/>
              </w:rPr>
              <w:t>1500</w:t>
            </w:r>
            <w:r>
              <w:rPr>
                <w:rFonts w:ascii="Noto Serif CJK SC" w:eastAsia="Noto Serif CJK SC" w:hAnsi="Noto Serif CJK SC" w:hint="eastAsia"/>
                <w:sz w:val="16"/>
                <w:szCs w:val="21"/>
              </w:rPr>
              <w:t xml:space="preserve">/ </w:t>
            </w:r>
            <w:r>
              <w:rPr>
                <w:rFonts w:ascii="Noto Serif CJK SC" w:hAnsi="Noto Serif CJK SC" w:hint="eastAsia"/>
                <w:sz w:val="16"/>
                <w:szCs w:val="21"/>
              </w:rPr>
              <w:t>6000</w:t>
            </w:r>
          </w:p>
        </w:tc>
        <w:tc>
          <w:tcPr>
            <w:tcW w:w="908" w:type="dxa"/>
            <w:vMerge w:val="restart"/>
          </w:tcPr>
          <w:p w:rsidR="00C905BA" w:rsidRDefault="00C905BA">
            <w:pPr>
              <w:spacing w:before="20" w:after="20" w:line="276" w:lineRule="auto"/>
              <w:jc w:val="center"/>
              <w:rPr>
                <w:rFonts w:ascii="Noto Serif CJK SC" w:eastAsia="Noto Serif CJK SC" w:hAnsi="Noto Serif CJK SC"/>
                <w:sz w:val="16"/>
                <w:szCs w:val="21"/>
              </w:rPr>
            </w:pPr>
          </w:p>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HSK7–9级</w:t>
            </w:r>
          </w:p>
        </w:tc>
        <w:tc>
          <w:tcPr>
            <w:tcW w:w="1852" w:type="dxa"/>
            <w:vMerge w:val="restart"/>
          </w:tcPr>
          <w:p w:rsidR="00C905BA" w:rsidRDefault="00C905BA">
            <w:pPr>
              <w:spacing w:before="20" w:after="20" w:line="276" w:lineRule="auto"/>
              <w:jc w:val="center"/>
              <w:rPr>
                <w:rFonts w:ascii="Noto Serif CJK SC" w:eastAsia="Noto Serif CJK SC" w:hAnsi="Noto Serif CJK SC"/>
                <w:sz w:val="16"/>
                <w:szCs w:val="21"/>
              </w:rPr>
            </w:pPr>
          </w:p>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5600 / 11000</w:t>
            </w:r>
          </w:p>
        </w:tc>
        <w:tc>
          <w:tcPr>
            <w:tcW w:w="1567" w:type="dxa"/>
            <w:vMerge w:val="restart"/>
          </w:tcPr>
          <w:p w:rsidR="00C905BA" w:rsidRDefault="00C905BA">
            <w:pPr>
              <w:spacing w:before="20" w:after="20" w:line="276" w:lineRule="auto"/>
              <w:jc w:val="center"/>
              <w:rPr>
                <w:rFonts w:ascii="Noto Serif CJK SC" w:eastAsia="Noto Serif CJK SC" w:hAnsi="Noto Serif CJK SC"/>
                <w:sz w:val="16"/>
                <w:szCs w:val="21"/>
              </w:rPr>
            </w:pPr>
          </w:p>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七—九级</w:t>
            </w:r>
          </w:p>
        </w:tc>
        <w:tc>
          <w:tcPr>
            <w:tcW w:w="1770" w:type="dxa"/>
            <w:vMerge w:val="restart"/>
          </w:tcPr>
          <w:p w:rsidR="00C905BA" w:rsidRDefault="00C905BA">
            <w:pPr>
              <w:spacing w:before="20" w:after="20" w:line="276" w:lineRule="auto"/>
              <w:jc w:val="center"/>
              <w:rPr>
                <w:rFonts w:ascii="Noto Serif CJK SC" w:eastAsia="Noto Serif CJK SC" w:hAnsi="Noto Serif CJK SC"/>
                <w:sz w:val="16"/>
                <w:szCs w:val="21"/>
              </w:rPr>
            </w:pPr>
          </w:p>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5636 / 11092</w:t>
            </w:r>
          </w:p>
        </w:tc>
      </w:tr>
      <w:tr w:rsidR="00C905BA">
        <w:tc>
          <w:tcPr>
            <w:tcW w:w="1631"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Advanced Mid</w:t>
            </w:r>
          </w:p>
        </w:tc>
        <w:tc>
          <w:tcPr>
            <w:tcW w:w="202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2000/8000</w:t>
            </w:r>
          </w:p>
        </w:tc>
        <w:tc>
          <w:tcPr>
            <w:tcW w:w="908" w:type="dxa"/>
            <w:vMerge/>
          </w:tcPr>
          <w:p w:rsidR="00C905BA" w:rsidRDefault="00C905BA">
            <w:pPr>
              <w:spacing w:before="20" w:after="20" w:line="276" w:lineRule="auto"/>
              <w:jc w:val="center"/>
              <w:rPr>
                <w:rFonts w:ascii="Noto Serif CJK SC" w:eastAsia="Noto Serif CJK SC" w:hAnsi="Noto Serif CJK SC"/>
                <w:sz w:val="18"/>
              </w:rPr>
            </w:pPr>
          </w:p>
        </w:tc>
        <w:tc>
          <w:tcPr>
            <w:tcW w:w="1852" w:type="dxa"/>
            <w:vMerge/>
          </w:tcPr>
          <w:p w:rsidR="00C905BA" w:rsidRDefault="00C905BA">
            <w:pPr>
              <w:spacing w:before="20" w:after="20" w:line="276" w:lineRule="auto"/>
              <w:jc w:val="center"/>
              <w:rPr>
                <w:rFonts w:ascii="Noto Serif CJK SC" w:eastAsia="Noto Serif CJK SC" w:hAnsi="Noto Serif CJK SC"/>
                <w:sz w:val="18"/>
              </w:rPr>
            </w:pPr>
          </w:p>
        </w:tc>
        <w:tc>
          <w:tcPr>
            <w:tcW w:w="1567" w:type="dxa"/>
            <w:vMerge/>
          </w:tcPr>
          <w:p w:rsidR="00C905BA" w:rsidRDefault="00C905BA">
            <w:pPr>
              <w:spacing w:before="20" w:after="20" w:line="276" w:lineRule="auto"/>
              <w:jc w:val="center"/>
              <w:rPr>
                <w:rFonts w:ascii="Noto Serif CJK SC" w:eastAsia="Noto Serif CJK SC" w:hAnsi="Noto Serif CJK SC"/>
                <w:sz w:val="18"/>
              </w:rPr>
            </w:pPr>
          </w:p>
        </w:tc>
        <w:tc>
          <w:tcPr>
            <w:tcW w:w="1770" w:type="dxa"/>
            <w:vMerge/>
          </w:tcPr>
          <w:p w:rsidR="00C905BA" w:rsidRDefault="00C905BA">
            <w:pPr>
              <w:spacing w:before="20" w:after="20" w:line="276" w:lineRule="auto"/>
              <w:jc w:val="center"/>
              <w:rPr>
                <w:rFonts w:ascii="Noto Serif CJK SC" w:eastAsia="Noto Serif CJK SC" w:hAnsi="Noto Serif CJK SC"/>
                <w:sz w:val="18"/>
              </w:rPr>
            </w:pPr>
          </w:p>
        </w:tc>
      </w:tr>
      <w:tr w:rsidR="00C905BA">
        <w:tc>
          <w:tcPr>
            <w:tcW w:w="1631"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Advanced High+</w:t>
            </w:r>
          </w:p>
        </w:tc>
        <w:tc>
          <w:tcPr>
            <w:tcW w:w="2028" w:type="dxa"/>
          </w:tcPr>
          <w:p w:rsidR="00C905BA" w:rsidRDefault="00011222">
            <w:pPr>
              <w:spacing w:before="20" w:after="20" w:line="276" w:lineRule="auto"/>
              <w:jc w:val="center"/>
              <w:rPr>
                <w:rFonts w:ascii="Noto Serif CJK SC" w:eastAsia="Noto Serif CJK SC" w:hAnsi="Noto Serif CJK SC"/>
                <w:sz w:val="16"/>
                <w:szCs w:val="21"/>
              </w:rPr>
            </w:pPr>
            <w:r>
              <w:rPr>
                <w:rFonts w:ascii="Noto Serif CJK SC" w:eastAsia="Noto Serif CJK SC" w:hAnsi="Noto Serif CJK SC" w:hint="eastAsia"/>
                <w:sz w:val="16"/>
                <w:szCs w:val="21"/>
              </w:rPr>
              <w:t>4000 / 12000</w:t>
            </w:r>
          </w:p>
        </w:tc>
        <w:tc>
          <w:tcPr>
            <w:tcW w:w="908" w:type="dxa"/>
            <w:vMerge/>
          </w:tcPr>
          <w:p w:rsidR="00C905BA" w:rsidRDefault="00C905BA">
            <w:pPr>
              <w:spacing w:before="20" w:after="20" w:line="276" w:lineRule="auto"/>
              <w:jc w:val="center"/>
              <w:rPr>
                <w:rFonts w:ascii="Noto Serif CJK SC" w:eastAsia="Noto Serif CJK SC" w:hAnsi="Noto Serif CJK SC"/>
                <w:sz w:val="18"/>
              </w:rPr>
            </w:pPr>
          </w:p>
        </w:tc>
        <w:tc>
          <w:tcPr>
            <w:tcW w:w="1852" w:type="dxa"/>
            <w:vMerge/>
          </w:tcPr>
          <w:p w:rsidR="00C905BA" w:rsidRDefault="00C905BA">
            <w:pPr>
              <w:spacing w:before="20" w:after="20" w:line="276" w:lineRule="auto"/>
              <w:jc w:val="center"/>
              <w:rPr>
                <w:rFonts w:ascii="Noto Serif CJK SC" w:eastAsia="Noto Serif CJK SC" w:hAnsi="Noto Serif CJK SC"/>
                <w:sz w:val="18"/>
              </w:rPr>
            </w:pPr>
          </w:p>
        </w:tc>
        <w:tc>
          <w:tcPr>
            <w:tcW w:w="1567" w:type="dxa"/>
            <w:vMerge/>
          </w:tcPr>
          <w:p w:rsidR="00C905BA" w:rsidRDefault="00C905BA">
            <w:pPr>
              <w:spacing w:before="20" w:after="20" w:line="276" w:lineRule="auto"/>
              <w:jc w:val="center"/>
              <w:rPr>
                <w:rFonts w:ascii="Noto Serif CJK SC" w:eastAsia="Noto Serif CJK SC" w:hAnsi="Noto Serif CJK SC"/>
                <w:sz w:val="18"/>
              </w:rPr>
            </w:pPr>
          </w:p>
        </w:tc>
        <w:tc>
          <w:tcPr>
            <w:tcW w:w="1770" w:type="dxa"/>
            <w:vMerge/>
          </w:tcPr>
          <w:p w:rsidR="00C905BA" w:rsidRDefault="00C905BA">
            <w:pPr>
              <w:spacing w:before="20" w:after="20" w:line="276" w:lineRule="auto"/>
              <w:jc w:val="center"/>
              <w:rPr>
                <w:rFonts w:ascii="Noto Serif CJK SC" w:eastAsia="Noto Serif CJK SC" w:hAnsi="Noto Serif CJK SC"/>
                <w:sz w:val="18"/>
              </w:rPr>
            </w:pPr>
          </w:p>
        </w:tc>
      </w:tr>
    </w:tbl>
    <w:p w:rsidR="00C905BA" w:rsidRDefault="00C905BA">
      <w:pPr>
        <w:adjustRightInd w:val="0"/>
        <w:snapToGrid w:val="0"/>
        <w:spacing w:line="360" w:lineRule="auto"/>
        <w:ind w:firstLineChars="200" w:firstLine="440"/>
        <w:rPr>
          <w:rFonts w:ascii="Times New Roman" w:hAnsi="Times New Roman" w:cs="Times New Roman"/>
          <w:color w:val="000000"/>
        </w:rPr>
      </w:pP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从表</w:t>
      </w:r>
      <w:r>
        <w:rPr>
          <w:rFonts w:ascii="Times New Roman" w:hAnsi="Times New Roman" w:cs="Times New Roman" w:hint="eastAsia"/>
          <w:color w:val="000000"/>
        </w:rPr>
        <w:t>3</w:t>
      </w:r>
      <w:r>
        <w:rPr>
          <w:rFonts w:ascii="Times New Roman" w:hAnsi="Times New Roman" w:cs="Times New Roman" w:hint="eastAsia"/>
          <w:color w:val="000000"/>
        </w:rPr>
        <w:t>可以看出，</w:t>
      </w:r>
      <w:r>
        <w:rPr>
          <w:rFonts w:ascii="Times New Roman" w:hAnsi="Times New Roman" w:cs="Times New Roman" w:hint="eastAsia"/>
          <w:color w:val="000000"/>
        </w:rPr>
        <w:t>ACTFL</w:t>
      </w:r>
      <w:r>
        <w:rPr>
          <w:rFonts w:ascii="Times New Roman" w:hAnsi="Times New Roman" w:cs="Times New Roman" w:hint="eastAsia"/>
          <w:color w:val="000000"/>
        </w:rPr>
        <w:t>词表在初中</w:t>
      </w:r>
      <w:proofErr w:type="gramStart"/>
      <w:r>
        <w:rPr>
          <w:rFonts w:ascii="Times New Roman" w:hAnsi="Times New Roman" w:cs="Times New Roman" w:hint="eastAsia"/>
          <w:color w:val="000000"/>
        </w:rPr>
        <w:t>级阶段</w:t>
      </w:r>
      <w:proofErr w:type="gramEnd"/>
      <w:r>
        <w:rPr>
          <w:rFonts w:ascii="Times New Roman" w:hAnsi="Times New Roman" w:cs="Times New Roman" w:hint="eastAsia"/>
          <w:color w:val="000000"/>
        </w:rPr>
        <w:t>总体与现有标准保持衔接，但未与任一体系形成机</w:t>
      </w:r>
      <w:r>
        <w:rPr>
          <w:rFonts w:ascii="Times New Roman" w:hAnsi="Times New Roman" w:cs="Times New Roman" w:hint="eastAsia"/>
          <w:color w:val="000000"/>
        </w:rPr>
        <w:lastRenderedPageBreak/>
        <w:t>械等值对应。</w:t>
      </w:r>
    </w:p>
    <w:p w:rsidR="00C905BA" w:rsidRDefault="00011222">
      <w:pPr>
        <w:widowControl/>
        <w:kinsoku w:val="0"/>
        <w:autoSpaceDE w:val="0"/>
        <w:autoSpaceDN w:val="0"/>
        <w:adjustRightInd w:val="0"/>
        <w:snapToGrid w:val="0"/>
        <w:spacing w:line="360" w:lineRule="auto"/>
        <w:jc w:val="center"/>
        <w:textAlignment w:val="baseline"/>
        <w:rPr>
          <w:rFonts w:ascii="楷体" w:eastAsia="楷体" w:hAnsi="楷体" w:cs="楷体"/>
          <w:snapToGrid w:val="0"/>
          <w:color w:val="000000"/>
          <w:spacing w:val="-3"/>
          <w:sz w:val="18"/>
          <w:szCs w:val="18"/>
        </w:rPr>
      </w:pPr>
      <w:r>
        <w:rPr>
          <w:rFonts w:ascii="Times New Roman" w:eastAsia="楷体" w:hAnsi="Times New Roman" w:cs="Times New Roman" w:hint="eastAsia"/>
          <w:snapToGrid w:val="0"/>
          <w:color w:val="000000"/>
          <w:spacing w:val="-3"/>
          <w:sz w:val="18"/>
          <w:szCs w:val="18"/>
        </w:rPr>
        <w:t>表</w:t>
      </w:r>
      <w:r>
        <w:rPr>
          <w:rFonts w:ascii="Times New Roman" w:eastAsia="楷体" w:hAnsi="Times New Roman" w:cs="Times New Roman" w:hint="eastAsia"/>
          <w:snapToGrid w:val="0"/>
          <w:color w:val="000000"/>
          <w:spacing w:val="-3"/>
          <w:sz w:val="18"/>
          <w:szCs w:val="18"/>
        </w:rPr>
        <w:t>4 ACTFL</w:t>
      </w:r>
      <w:r>
        <w:rPr>
          <w:rFonts w:ascii="Times New Roman" w:eastAsia="楷体" w:hAnsi="Times New Roman" w:cs="Times New Roman" w:hint="eastAsia"/>
          <w:snapToGrid w:val="0"/>
          <w:color w:val="000000"/>
          <w:spacing w:val="-3"/>
          <w:sz w:val="18"/>
          <w:szCs w:val="18"/>
        </w:rPr>
        <w:t>中文词汇大纲各等级</w:t>
      </w:r>
      <w:proofErr w:type="gramStart"/>
      <w:r>
        <w:rPr>
          <w:rFonts w:ascii="Times New Roman" w:eastAsia="楷体" w:hAnsi="Times New Roman" w:cs="Times New Roman" w:hint="eastAsia"/>
          <w:snapToGrid w:val="0"/>
          <w:color w:val="000000"/>
          <w:spacing w:val="-3"/>
          <w:sz w:val="18"/>
          <w:szCs w:val="18"/>
        </w:rPr>
        <w:t>词量统计及跨标准</w:t>
      </w:r>
      <w:proofErr w:type="gramEnd"/>
      <w:r>
        <w:rPr>
          <w:rFonts w:ascii="Times New Roman" w:eastAsia="楷体" w:hAnsi="Times New Roman" w:cs="Times New Roman" w:hint="eastAsia"/>
          <w:snapToGrid w:val="0"/>
          <w:color w:val="000000"/>
          <w:spacing w:val="-3"/>
          <w:sz w:val="18"/>
          <w:szCs w:val="18"/>
        </w:rPr>
        <w:t>来源分布对比</w:t>
      </w:r>
      <w:r>
        <w:rPr>
          <w:rStyle w:val="ad"/>
          <w:rFonts w:ascii="楷体" w:eastAsia="楷体" w:hAnsi="楷体" w:cs="楷体" w:hint="eastAsia"/>
          <w:snapToGrid w:val="0"/>
          <w:color w:val="000000"/>
          <w:spacing w:val="-3"/>
          <w:sz w:val="18"/>
          <w:szCs w:val="18"/>
        </w:rPr>
        <w:footnoteReference w:id="1"/>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856"/>
        <w:gridCol w:w="856"/>
        <w:gridCol w:w="1390"/>
        <w:gridCol w:w="737"/>
        <w:gridCol w:w="1274"/>
        <w:gridCol w:w="621"/>
        <w:gridCol w:w="856"/>
        <w:gridCol w:w="1283"/>
      </w:tblGrid>
      <w:tr w:rsidR="00C905BA">
        <w:trPr>
          <w:trHeight w:val="520"/>
          <w:jc w:val="center"/>
        </w:trPr>
        <w:tc>
          <w:tcPr>
            <w:tcW w:w="0" w:type="auto"/>
            <w:gridSpan w:val="9"/>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注：主要来源</w:t>
            </w:r>
            <w:proofErr w:type="gramStart"/>
            <w:r>
              <w:rPr>
                <w:rFonts w:ascii="Times New Roman" w:hAnsi="Times New Roman" w:cs="Times New Roman"/>
                <w:sz w:val="16"/>
                <w:szCs w:val="21"/>
              </w:rPr>
              <w:t>列显示占</w:t>
            </w:r>
            <w:proofErr w:type="gramEnd"/>
            <w:r>
              <w:rPr>
                <w:rFonts w:ascii="Times New Roman" w:hAnsi="Times New Roman" w:cs="Times New Roman"/>
                <w:sz w:val="16"/>
                <w:szCs w:val="21"/>
              </w:rPr>
              <w:t>比前三的等级（</w:t>
            </w:r>
            <w:r>
              <w:rPr>
                <w:rFonts w:ascii="Times New Roman" w:hAnsi="Times New Roman" w:cs="Times New Roman"/>
                <w:sz w:val="16"/>
                <w:szCs w:val="21"/>
              </w:rPr>
              <w:t>≥3%</w:t>
            </w:r>
            <w:r>
              <w:rPr>
                <w:rFonts w:ascii="Times New Roman" w:hAnsi="Times New Roman" w:cs="Times New Roman"/>
                <w:sz w:val="16"/>
                <w:szCs w:val="21"/>
              </w:rPr>
              <w:t>），按等级由低到高排列；</w:t>
            </w:r>
          </w:p>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sz w:val="16"/>
                <w:szCs w:val="21"/>
              </w:rPr>
              <w:t>外词数</w:t>
            </w:r>
            <w:r>
              <w:rPr>
                <w:rFonts w:ascii="Times New Roman" w:hAnsi="Times New Roman" w:cs="Times New Roman"/>
                <w:sz w:val="16"/>
                <w:szCs w:val="21"/>
              </w:rPr>
              <w:t xml:space="preserve"> </w:t>
            </w:r>
            <w:r>
              <w:rPr>
                <w:rFonts w:ascii="Times New Roman" w:hAnsi="Times New Roman" w:cs="Times New Roman"/>
                <w:sz w:val="16"/>
                <w:szCs w:val="21"/>
              </w:rPr>
              <w:t>、</w:t>
            </w:r>
            <w:r>
              <w:rPr>
                <w:rFonts w:ascii="Times New Roman" w:hAnsi="Times New Roman" w:cs="Times New Roman"/>
                <w:sz w:val="16"/>
                <w:szCs w:val="21"/>
              </w:rPr>
              <w:t xml:space="preserve"> PG</w:t>
            </w:r>
            <w:r>
              <w:rPr>
                <w:rFonts w:ascii="Times New Roman" w:hAnsi="Times New Roman" w:cs="Times New Roman"/>
                <w:sz w:val="16"/>
                <w:szCs w:val="21"/>
              </w:rPr>
              <w:t>（</w:t>
            </w:r>
            <w:r>
              <w:rPr>
                <w:rFonts w:ascii="Times New Roman" w:hAnsi="Times New Roman" w:cs="Times New Roman"/>
                <w:sz w:val="16"/>
                <w:szCs w:val="21"/>
              </w:rPr>
              <w:t>Proficiency Guidelines</w:t>
            </w:r>
            <w:r>
              <w:rPr>
                <w:rFonts w:ascii="Times New Roman" w:hAnsi="Times New Roman" w:cs="Times New Roman"/>
                <w:sz w:val="16"/>
                <w:szCs w:val="21"/>
              </w:rPr>
              <w:t>，代指《等级标准》）外词数</w:t>
            </w:r>
            <w:r>
              <w:rPr>
                <w:rFonts w:ascii="Times New Roman" w:hAnsi="Times New Roman" w:cs="Times New Roman"/>
                <w:sz w:val="16"/>
                <w:szCs w:val="21"/>
              </w:rPr>
              <w:t xml:space="preserve"> = </w:t>
            </w:r>
            <w:r>
              <w:rPr>
                <w:rFonts w:ascii="Times New Roman" w:hAnsi="Times New Roman" w:cs="Times New Roman"/>
                <w:sz w:val="16"/>
                <w:szCs w:val="21"/>
              </w:rPr>
              <w:t>该等级中未被对应标准收录的词条数；</w:t>
            </w:r>
          </w:p>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三表共有</w:t>
            </w:r>
            <w:r>
              <w:rPr>
                <w:rFonts w:ascii="Times New Roman" w:hAnsi="Times New Roman" w:cs="Times New Roman"/>
                <w:sz w:val="16"/>
                <w:szCs w:val="21"/>
              </w:rPr>
              <w:t xml:space="preserve"> = </w:t>
            </w:r>
            <w:r>
              <w:rPr>
                <w:rFonts w:ascii="Times New Roman" w:hAnsi="Times New Roman" w:cs="Times New Roman"/>
                <w:sz w:val="16"/>
                <w:szCs w:val="21"/>
              </w:rPr>
              <w:t>同时见于</w:t>
            </w:r>
            <w:r>
              <w:rPr>
                <w:rFonts w:ascii="Times New Roman" w:hAnsi="Times New Roman" w:cs="Times New Roman"/>
                <w:sz w:val="16"/>
                <w:szCs w:val="21"/>
              </w:rPr>
              <w:t>ACTFL</w:t>
            </w:r>
            <w:r>
              <w:rPr>
                <w:rFonts w:ascii="Times New Roman" w:hAnsi="Times New Roman" w:cs="Times New Roman"/>
                <w:sz w:val="16"/>
                <w:szCs w:val="21"/>
              </w:rPr>
              <w:t>、</w:t>
            </w:r>
            <w:r>
              <w:rPr>
                <w:rFonts w:ascii="Times New Roman" w:hAnsi="Times New Roman" w:cs="Times New Roman"/>
                <w:sz w:val="16"/>
                <w:szCs w:val="21"/>
              </w:rPr>
              <w:t>HSK</w:t>
            </w:r>
            <w:r>
              <w:rPr>
                <w:rFonts w:ascii="Times New Roman" w:hAnsi="Times New Roman" w:cs="Times New Roman"/>
                <w:sz w:val="16"/>
                <w:szCs w:val="21"/>
              </w:rPr>
              <w:t>、</w:t>
            </w:r>
            <w:r>
              <w:rPr>
                <w:rFonts w:ascii="Times New Roman" w:hAnsi="Times New Roman" w:cs="Times New Roman"/>
                <w:sz w:val="16"/>
                <w:szCs w:val="21"/>
              </w:rPr>
              <w:t>PG</w:t>
            </w:r>
            <w:r>
              <w:rPr>
                <w:rFonts w:ascii="Times New Roman" w:hAnsi="Times New Roman" w:cs="Times New Roman"/>
                <w:sz w:val="16"/>
                <w:szCs w:val="21"/>
              </w:rPr>
              <w:t>三表的词条数</w:t>
            </w:r>
          </w:p>
        </w:tc>
      </w:tr>
      <w:tr w:rsidR="00C905BA">
        <w:trPr>
          <w:trHeight w:val="400"/>
          <w:jc w:val="center"/>
        </w:trPr>
        <w:tc>
          <w:tcPr>
            <w:tcW w:w="0" w:type="auto"/>
            <w:shd w:val="clear" w:color="auto" w:fill="FFFFFF"/>
            <w:noWrap/>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ACTFL</w:t>
            </w:r>
            <w:r>
              <w:rPr>
                <w:rFonts w:ascii="Times New Roman" w:hAnsi="Times New Roman" w:cs="Times New Roman"/>
                <w:sz w:val="16"/>
                <w:szCs w:val="21"/>
              </w:rPr>
              <w:t>等级</w:t>
            </w:r>
          </w:p>
        </w:tc>
        <w:tc>
          <w:tcPr>
            <w:tcW w:w="0" w:type="auto"/>
            <w:gridSpan w:val="2"/>
            <w:shd w:val="clear" w:color="auto" w:fill="FFFFFF"/>
            <w:noWrap/>
            <w:vAlign w:val="center"/>
          </w:tcPr>
          <w:p w:rsidR="00C905BA" w:rsidRDefault="00011222">
            <w:pPr>
              <w:adjustRightInd w:val="0"/>
              <w:snapToGrid w:val="0"/>
              <w:jc w:val="center"/>
              <w:rPr>
                <w:rFonts w:ascii="Times New Roman" w:hAnsi="Times New Roman" w:cs="Times New Roman"/>
                <w:sz w:val="16"/>
                <w:szCs w:val="21"/>
              </w:rPr>
            </w:pPr>
            <w:proofErr w:type="gramStart"/>
            <w:r>
              <w:rPr>
                <w:rFonts w:ascii="Times New Roman" w:hAnsi="Times New Roman" w:cs="Times New Roman"/>
                <w:sz w:val="16"/>
                <w:szCs w:val="21"/>
              </w:rPr>
              <w:t>词量统计</w:t>
            </w:r>
            <w:proofErr w:type="gramEnd"/>
          </w:p>
        </w:tc>
        <w:tc>
          <w:tcPr>
            <w:tcW w:w="0" w:type="auto"/>
            <w:gridSpan w:val="2"/>
            <w:shd w:val="clear" w:color="auto" w:fill="FFFFFF"/>
            <w:noWrap/>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 xml:space="preserve">HSK </w:t>
            </w:r>
            <w:r>
              <w:rPr>
                <w:rFonts w:ascii="Times New Roman" w:hAnsi="Times New Roman" w:cs="Times New Roman"/>
                <w:sz w:val="16"/>
                <w:szCs w:val="21"/>
              </w:rPr>
              <w:t>来源分布</w:t>
            </w:r>
          </w:p>
        </w:tc>
        <w:tc>
          <w:tcPr>
            <w:tcW w:w="0" w:type="auto"/>
            <w:gridSpan w:val="2"/>
            <w:shd w:val="clear" w:color="auto" w:fill="FFFFFF"/>
            <w:noWrap/>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 xml:space="preserve">PG </w:t>
            </w:r>
            <w:r>
              <w:rPr>
                <w:rFonts w:ascii="Times New Roman" w:hAnsi="Times New Roman" w:cs="Times New Roman"/>
                <w:sz w:val="16"/>
                <w:szCs w:val="21"/>
              </w:rPr>
              <w:t>来源分布</w:t>
            </w:r>
          </w:p>
        </w:tc>
        <w:tc>
          <w:tcPr>
            <w:tcW w:w="0" w:type="auto"/>
            <w:shd w:val="clear" w:color="auto" w:fill="FFFFFF"/>
            <w:noWrap/>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三表共有</w:t>
            </w:r>
          </w:p>
        </w:tc>
        <w:tc>
          <w:tcPr>
            <w:tcW w:w="0" w:type="auto"/>
            <w:shd w:val="clear" w:color="auto" w:fill="FFFFFF"/>
            <w:noWrap/>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仅</w:t>
            </w:r>
            <w:r>
              <w:rPr>
                <w:rFonts w:ascii="Times New Roman" w:hAnsi="Times New Roman" w:cs="Times New Roman"/>
                <w:sz w:val="16"/>
                <w:szCs w:val="21"/>
              </w:rPr>
              <w:t>ACTFL</w:t>
            </w:r>
            <w:r>
              <w:rPr>
                <w:rFonts w:ascii="Times New Roman" w:hAnsi="Times New Roman" w:cs="Times New Roman"/>
                <w:sz w:val="16"/>
                <w:szCs w:val="21"/>
              </w:rPr>
              <w:t>独有</w:t>
            </w:r>
          </w:p>
        </w:tc>
      </w:tr>
      <w:tr w:rsidR="00C905BA">
        <w:trPr>
          <w:trHeight w:val="365"/>
          <w:jc w:val="center"/>
        </w:trPr>
        <w:tc>
          <w:tcPr>
            <w:tcW w:w="0" w:type="auto"/>
            <w:shd w:val="clear" w:color="auto" w:fill="FFFFFF"/>
            <w:vAlign w:val="center"/>
          </w:tcPr>
          <w:p w:rsidR="00C905BA" w:rsidRDefault="00C905BA">
            <w:pPr>
              <w:adjustRightInd w:val="0"/>
              <w:snapToGrid w:val="0"/>
              <w:jc w:val="center"/>
              <w:rPr>
                <w:rFonts w:ascii="Times New Roman" w:hAnsi="Times New Roman" w:cs="Times New Roman"/>
                <w:sz w:val="16"/>
                <w:szCs w:val="21"/>
              </w:rPr>
            </w:pP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proofErr w:type="gramStart"/>
            <w:r>
              <w:rPr>
                <w:rFonts w:ascii="Times New Roman" w:hAnsi="Times New Roman" w:cs="Times New Roman"/>
                <w:sz w:val="16"/>
                <w:szCs w:val="21"/>
              </w:rPr>
              <w:t>本级词量</w:t>
            </w:r>
            <w:proofErr w:type="gramEnd"/>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本级累计</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主要来源</w:t>
            </w:r>
            <w:r>
              <w:rPr>
                <w:rFonts w:ascii="Times New Roman" w:hAnsi="Times New Roman" w:cs="Times New Roman"/>
                <w:sz w:val="16"/>
                <w:szCs w:val="21"/>
              </w:rPr>
              <w:br/>
              <w:t>HSK</w:t>
            </w:r>
            <w:r>
              <w:rPr>
                <w:rFonts w:ascii="Times New Roman" w:hAnsi="Times New Roman" w:cs="Times New Roman"/>
                <w:sz w:val="16"/>
                <w:szCs w:val="21"/>
              </w:rPr>
              <w:t>等级</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HSK</w:t>
            </w:r>
            <w:r>
              <w:rPr>
                <w:rFonts w:ascii="Times New Roman" w:hAnsi="Times New Roman" w:cs="Times New Roman"/>
                <w:sz w:val="16"/>
                <w:szCs w:val="21"/>
              </w:rPr>
              <w:t>外</w:t>
            </w:r>
            <w:r>
              <w:rPr>
                <w:rFonts w:ascii="Times New Roman" w:hAnsi="Times New Roman" w:cs="Times New Roman"/>
                <w:sz w:val="16"/>
                <w:szCs w:val="21"/>
              </w:rPr>
              <w:br/>
            </w:r>
            <w:r>
              <w:rPr>
                <w:rFonts w:ascii="Times New Roman" w:hAnsi="Times New Roman" w:cs="Times New Roman"/>
                <w:sz w:val="16"/>
                <w:szCs w:val="21"/>
              </w:rPr>
              <w:t>词数</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主要来源</w:t>
            </w:r>
            <w:r>
              <w:rPr>
                <w:rFonts w:ascii="Times New Roman" w:hAnsi="Times New Roman" w:cs="Times New Roman"/>
                <w:sz w:val="16"/>
                <w:szCs w:val="21"/>
              </w:rPr>
              <w:br/>
              <w:t>PG</w:t>
            </w:r>
            <w:r>
              <w:rPr>
                <w:rFonts w:ascii="Times New Roman" w:hAnsi="Times New Roman" w:cs="Times New Roman"/>
                <w:sz w:val="16"/>
                <w:szCs w:val="21"/>
              </w:rPr>
              <w:t>等级</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PG</w:t>
            </w:r>
            <w:r>
              <w:rPr>
                <w:rFonts w:ascii="Times New Roman" w:hAnsi="Times New Roman" w:cs="Times New Roman"/>
                <w:sz w:val="16"/>
                <w:szCs w:val="21"/>
              </w:rPr>
              <w:t>外</w:t>
            </w:r>
            <w:r>
              <w:rPr>
                <w:rFonts w:ascii="Times New Roman" w:hAnsi="Times New Roman" w:cs="Times New Roman"/>
                <w:sz w:val="16"/>
                <w:szCs w:val="21"/>
              </w:rPr>
              <w:br/>
            </w:r>
            <w:r>
              <w:rPr>
                <w:rFonts w:ascii="Times New Roman" w:hAnsi="Times New Roman" w:cs="Times New Roman"/>
                <w:sz w:val="16"/>
                <w:szCs w:val="21"/>
              </w:rPr>
              <w:t>词数</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三表共有</w:t>
            </w:r>
            <w:r>
              <w:rPr>
                <w:rFonts w:ascii="Times New Roman" w:hAnsi="Times New Roman" w:cs="Times New Roman"/>
                <w:sz w:val="16"/>
                <w:szCs w:val="21"/>
              </w:rPr>
              <w:br/>
            </w:r>
            <w:r>
              <w:rPr>
                <w:rFonts w:ascii="Times New Roman" w:hAnsi="Times New Roman" w:cs="Times New Roman"/>
                <w:sz w:val="16"/>
                <w:szCs w:val="21"/>
              </w:rPr>
              <w:t>词数</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仅</w:t>
            </w:r>
            <w:r>
              <w:rPr>
                <w:rFonts w:ascii="Times New Roman" w:hAnsi="Times New Roman" w:cs="Times New Roman"/>
                <w:sz w:val="16"/>
                <w:szCs w:val="21"/>
              </w:rPr>
              <w:t>ACTFL</w:t>
            </w:r>
            <w:r>
              <w:rPr>
                <w:rFonts w:ascii="Times New Roman" w:hAnsi="Times New Roman" w:cs="Times New Roman"/>
                <w:sz w:val="16"/>
                <w:szCs w:val="21"/>
              </w:rPr>
              <w:br/>
            </w:r>
            <w:r>
              <w:rPr>
                <w:rFonts w:ascii="Times New Roman" w:hAnsi="Times New Roman" w:cs="Times New Roman"/>
                <w:sz w:val="16"/>
                <w:szCs w:val="21"/>
              </w:rPr>
              <w:t>独有词数</w:t>
            </w:r>
          </w:p>
        </w:tc>
      </w:tr>
      <w:tr w:rsidR="00C905BA">
        <w:trPr>
          <w:trHeight w:val="316"/>
          <w:jc w:val="center"/>
        </w:trPr>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Novice Low</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320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320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HSK 1  89.6%</w:t>
            </w:r>
            <w:r>
              <w:rPr>
                <w:rFonts w:ascii="Times New Roman" w:hAnsi="Times New Roman" w:cs="Times New Roman"/>
                <w:sz w:val="16"/>
                <w:szCs w:val="21"/>
              </w:rPr>
              <w:br/>
              <w:t>HSK 2  7.6%</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4</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PG 1  91.3%</w:t>
            </w:r>
            <w:r>
              <w:rPr>
                <w:rFonts w:ascii="Times New Roman" w:hAnsi="Times New Roman" w:cs="Times New Roman"/>
                <w:sz w:val="16"/>
                <w:szCs w:val="21"/>
              </w:rPr>
              <w:br/>
              <w:t>PG 2  7.4%</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8</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309</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w:t>
            </w:r>
          </w:p>
        </w:tc>
      </w:tr>
      <w:tr w:rsidR="00C905BA">
        <w:trPr>
          <w:trHeight w:val="472"/>
          <w:jc w:val="center"/>
        </w:trPr>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Novice Mid</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350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670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HSK 2  48.8%</w:t>
            </w:r>
            <w:r>
              <w:rPr>
                <w:rFonts w:ascii="Times New Roman" w:hAnsi="Times New Roman" w:cs="Times New Roman"/>
                <w:sz w:val="16"/>
                <w:szCs w:val="21"/>
              </w:rPr>
              <w:br/>
              <w:t>HSK 3  36.7%</w:t>
            </w:r>
            <w:r>
              <w:rPr>
                <w:rFonts w:ascii="Times New Roman" w:hAnsi="Times New Roman" w:cs="Times New Roman"/>
                <w:sz w:val="16"/>
                <w:szCs w:val="21"/>
              </w:rPr>
              <w:br/>
              <w:t>HSK 4  9.2%</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12</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PG 1  33.1%</w:t>
            </w:r>
            <w:r>
              <w:rPr>
                <w:rFonts w:ascii="Times New Roman" w:hAnsi="Times New Roman" w:cs="Times New Roman"/>
                <w:sz w:val="16"/>
                <w:szCs w:val="21"/>
              </w:rPr>
              <w:br/>
              <w:t>PG 2  55.7%</w:t>
            </w:r>
            <w:r>
              <w:rPr>
                <w:rFonts w:ascii="Times New Roman" w:hAnsi="Times New Roman" w:cs="Times New Roman"/>
                <w:sz w:val="16"/>
                <w:szCs w:val="21"/>
              </w:rPr>
              <w:br/>
              <w:t>PG 3  8.9%</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338</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0</w:t>
            </w:r>
          </w:p>
        </w:tc>
      </w:tr>
      <w:tr w:rsidR="00C905BA">
        <w:trPr>
          <w:trHeight w:val="679"/>
          <w:jc w:val="center"/>
        </w:trPr>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Novice High</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580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1250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HSK 3  60.0%</w:t>
            </w:r>
            <w:r>
              <w:rPr>
                <w:rFonts w:ascii="Times New Roman" w:hAnsi="Times New Roman" w:cs="Times New Roman"/>
                <w:sz w:val="16"/>
                <w:szCs w:val="21"/>
              </w:rPr>
              <w:br/>
              <w:t>HSK 4  27.2%</w:t>
            </w:r>
            <w:r>
              <w:rPr>
                <w:rFonts w:ascii="Times New Roman" w:hAnsi="Times New Roman" w:cs="Times New Roman"/>
                <w:sz w:val="16"/>
                <w:szCs w:val="21"/>
              </w:rPr>
              <w:br/>
              <w:t>HSK 5  9.9%</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25</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PG 2  44.5%</w:t>
            </w:r>
            <w:r>
              <w:rPr>
                <w:rFonts w:ascii="Times New Roman" w:hAnsi="Times New Roman" w:cs="Times New Roman"/>
                <w:sz w:val="16"/>
                <w:szCs w:val="21"/>
              </w:rPr>
              <w:br/>
              <w:t>PG 3  35.6%</w:t>
            </w:r>
            <w:r>
              <w:rPr>
                <w:rFonts w:ascii="Times New Roman" w:hAnsi="Times New Roman" w:cs="Times New Roman"/>
                <w:sz w:val="16"/>
                <w:szCs w:val="21"/>
              </w:rPr>
              <w:br/>
              <w:t>PG 4  7.4%</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9</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551</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5</w:t>
            </w:r>
          </w:p>
        </w:tc>
      </w:tr>
      <w:tr w:rsidR="00C905BA">
        <w:trPr>
          <w:trHeight w:val="410"/>
          <w:jc w:val="center"/>
        </w:trPr>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Intermediate Low</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850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2100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HSK 3  4.5%</w:t>
            </w:r>
            <w:r>
              <w:rPr>
                <w:rFonts w:ascii="Times New Roman" w:hAnsi="Times New Roman" w:cs="Times New Roman"/>
                <w:sz w:val="16"/>
                <w:szCs w:val="21"/>
              </w:rPr>
              <w:br/>
              <w:t>HSK 4  76.0%</w:t>
            </w:r>
            <w:r>
              <w:rPr>
                <w:rFonts w:ascii="Times New Roman" w:hAnsi="Times New Roman" w:cs="Times New Roman"/>
                <w:sz w:val="16"/>
                <w:szCs w:val="21"/>
              </w:rPr>
              <w:br/>
              <w:t>HSK 5  16.9%</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22</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PG 2  19.5%</w:t>
            </w:r>
            <w:r>
              <w:rPr>
                <w:rFonts w:ascii="Times New Roman" w:hAnsi="Times New Roman" w:cs="Times New Roman"/>
                <w:sz w:val="16"/>
                <w:szCs w:val="21"/>
              </w:rPr>
              <w:br/>
              <w:t>PG 3  33.8%</w:t>
            </w:r>
            <w:r>
              <w:rPr>
                <w:rFonts w:ascii="Times New Roman" w:hAnsi="Times New Roman" w:cs="Times New Roman"/>
                <w:sz w:val="16"/>
                <w:szCs w:val="21"/>
              </w:rPr>
              <w:br/>
              <w:t>PG 4  36.2%</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19</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814</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5</w:t>
            </w:r>
          </w:p>
        </w:tc>
      </w:tr>
      <w:tr w:rsidR="00C905BA">
        <w:trPr>
          <w:trHeight w:val="371"/>
          <w:jc w:val="center"/>
        </w:trPr>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Intermediate Mid</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1050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3150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HSK 4  10.1%</w:t>
            </w:r>
            <w:r>
              <w:rPr>
                <w:rFonts w:ascii="Times New Roman" w:hAnsi="Times New Roman" w:cs="Times New Roman"/>
                <w:sz w:val="16"/>
                <w:szCs w:val="21"/>
              </w:rPr>
              <w:br/>
              <w:t>HSK 5  84.4%</w:t>
            </w:r>
            <w:r>
              <w:rPr>
                <w:rFonts w:ascii="Times New Roman" w:hAnsi="Times New Roman" w:cs="Times New Roman"/>
                <w:sz w:val="16"/>
                <w:szCs w:val="21"/>
              </w:rPr>
              <w:br/>
              <w:t>HSK 6  4.5%</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37</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PG 3  33.6%</w:t>
            </w:r>
            <w:r>
              <w:rPr>
                <w:rFonts w:ascii="Times New Roman" w:hAnsi="Times New Roman" w:cs="Times New Roman"/>
                <w:sz w:val="16"/>
                <w:szCs w:val="21"/>
              </w:rPr>
              <w:br/>
              <w:t>PG 4  35.4%</w:t>
            </w:r>
            <w:r>
              <w:rPr>
                <w:rFonts w:ascii="Times New Roman" w:hAnsi="Times New Roman" w:cs="Times New Roman"/>
                <w:sz w:val="16"/>
                <w:szCs w:val="21"/>
              </w:rPr>
              <w:br/>
              <w:t>PG 5  21.8%</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12</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1002</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w:t>
            </w:r>
          </w:p>
        </w:tc>
      </w:tr>
      <w:tr w:rsidR="00C905BA">
        <w:trPr>
          <w:trHeight w:val="479"/>
          <w:jc w:val="center"/>
        </w:trPr>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Intermediate High</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1350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4500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HSK 5  41.2%</w:t>
            </w:r>
            <w:r>
              <w:rPr>
                <w:rFonts w:ascii="Times New Roman" w:hAnsi="Times New Roman" w:cs="Times New Roman"/>
                <w:sz w:val="16"/>
                <w:szCs w:val="21"/>
              </w:rPr>
              <w:br/>
              <w:t>HSK 6  44.6%</w:t>
            </w:r>
            <w:r>
              <w:rPr>
                <w:rFonts w:ascii="Times New Roman" w:hAnsi="Times New Roman" w:cs="Times New Roman"/>
                <w:sz w:val="16"/>
                <w:szCs w:val="21"/>
              </w:rPr>
              <w:br/>
              <w:t xml:space="preserve">HSK </w:t>
            </w:r>
            <w:r>
              <w:rPr>
                <w:rFonts w:ascii="Times New Roman" w:hAnsi="Times New Roman" w:cs="Times New Roman"/>
                <w:sz w:val="16"/>
                <w:szCs w:val="21"/>
              </w:rPr>
              <w:t>高等</w:t>
            </w:r>
            <w:r>
              <w:rPr>
                <w:rFonts w:ascii="Times New Roman" w:hAnsi="Times New Roman" w:cs="Times New Roman"/>
                <w:sz w:val="16"/>
                <w:szCs w:val="21"/>
              </w:rPr>
              <w:t xml:space="preserve">  7.5%</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67</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PG 4  15.8%</w:t>
            </w:r>
            <w:r>
              <w:rPr>
                <w:rFonts w:ascii="Times New Roman" w:hAnsi="Times New Roman" w:cs="Times New Roman"/>
                <w:sz w:val="16"/>
                <w:szCs w:val="21"/>
              </w:rPr>
              <w:br/>
              <w:t>PG 5  52.3%</w:t>
            </w:r>
            <w:r>
              <w:rPr>
                <w:rFonts w:ascii="Times New Roman" w:hAnsi="Times New Roman" w:cs="Times New Roman"/>
                <w:sz w:val="16"/>
                <w:szCs w:val="21"/>
              </w:rPr>
              <w:br/>
              <w:t>PG 6  15.0%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52</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1232</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w:t>
            </w:r>
          </w:p>
        </w:tc>
      </w:tr>
      <w:tr w:rsidR="00C905BA">
        <w:trPr>
          <w:trHeight w:val="279"/>
          <w:jc w:val="center"/>
        </w:trPr>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Advanced Low</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1500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6000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HSK 6  75.8%</w:t>
            </w:r>
            <w:r>
              <w:rPr>
                <w:rFonts w:ascii="Times New Roman" w:hAnsi="Times New Roman" w:cs="Times New Roman"/>
                <w:sz w:val="16"/>
                <w:szCs w:val="21"/>
              </w:rPr>
              <w:br/>
              <w:t xml:space="preserve">HSK </w:t>
            </w:r>
            <w:r>
              <w:rPr>
                <w:rFonts w:ascii="Times New Roman" w:hAnsi="Times New Roman" w:cs="Times New Roman"/>
                <w:sz w:val="16"/>
                <w:szCs w:val="21"/>
              </w:rPr>
              <w:t>高等</w:t>
            </w:r>
            <w:r>
              <w:rPr>
                <w:rFonts w:ascii="Times New Roman" w:hAnsi="Times New Roman" w:cs="Times New Roman"/>
                <w:sz w:val="16"/>
                <w:szCs w:val="21"/>
              </w:rPr>
              <w:t xml:space="preserve">  22.7%</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66</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PG 5  3.2%</w:t>
            </w:r>
            <w:r>
              <w:rPr>
                <w:rFonts w:ascii="Times New Roman" w:hAnsi="Times New Roman" w:cs="Times New Roman"/>
                <w:sz w:val="16"/>
                <w:szCs w:val="21"/>
              </w:rPr>
              <w:br/>
              <w:t>PG 6  51.1%</w:t>
            </w:r>
            <w:r>
              <w:rPr>
                <w:rFonts w:ascii="Times New Roman" w:hAnsi="Times New Roman" w:cs="Times New Roman"/>
                <w:sz w:val="16"/>
                <w:szCs w:val="21"/>
              </w:rPr>
              <w:br/>
              <w:t xml:space="preserve">PG </w:t>
            </w:r>
            <w:r>
              <w:rPr>
                <w:rFonts w:ascii="Times New Roman" w:hAnsi="Times New Roman" w:cs="Times New Roman"/>
                <w:sz w:val="16"/>
                <w:szCs w:val="21"/>
              </w:rPr>
              <w:t>高等</w:t>
            </w:r>
            <w:r>
              <w:rPr>
                <w:rFonts w:ascii="Times New Roman" w:hAnsi="Times New Roman" w:cs="Times New Roman"/>
                <w:sz w:val="16"/>
                <w:szCs w:val="21"/>
              </w:rPr>
              <w:t xml:space="preserve">  43.3%</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76</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1370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12</w:t>
            </w:r>
          </w:p>
        </w:tc>
      </w:tr>
      <w:tr w:rsidR="00C905BA">
        <w:trPr>
          <w:trHeight w:val="262"/>
          <w:jc w:val="center"/>
        </w:trPr>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Advanced Mid</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2000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8000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HSK 6  3.5%</w:t>
            </w:r>
            <w:r>
              <w:rPr>
                <w:rFonts w:ascii="Times New Roman" w:hAnsi="Times New Roman" w:cs="Times New Roman"/>
                <w:sz w:val="16"/>
                <w:szCs w:val="21"/>
              </w:rPr>
              <w:br/>
              <w:t xml:space="preserve">HSK </w:t>
            </w:r>
            <w:r>
              <w:rPr>
                <w:rFonts w:ascii="Times New Roman" w:hAnsi="Times New Roman" w:cs="Times New Roman"/>
                <w:sz w:val="16"/>
                <w:szCs w:val="21"/>
              </w:rPr>
              <w:t>高等</w:t>
            </w:r>
            <w:r>
              <w:rPr>
                <w:rFonts w:ascii="Times New Roman" w:hAnsi="Times New Roman" w:cs="Times New Roman"/>
                <w:sz w:val="16"/>
                <w:szCs w:val="21"/>
              </w:rPr>
              <w:t xml:space="preserve">  96.4%</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94</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 xml:space="preserve">PG </w:t>
            </w:r>
            <w:r>
              <w:rPr>
                <w:rFonts w:ascii="Times New Roman" w:hAnsi="Times New Roman" w:cs="Times New Roman"/>
                <w:sz w:val="16"/>
                <w:szCs w:val="21"/>
              </w:rPr>
              <w:t>高等</w:t>
            </w:r>
            <w:r>
              <w:rPr>
                <w:rFonts w:ascii="Times New Roman" w:hAnsi="Times New Roman" w:cs="Times New Roman"/>
                <w:sz w:val="16"/>
                <w:szCs w:val="21"/>
              </w:rPr>
              <w:t xml:space="preserve">  98.5%</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211</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1745</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50</w:t>
            </w:r>
          </w:p>
        </w:tc>
      </w:tr>
      <w:tr w:rsidR="00C905BA">
        <w:trPr>
          <w:trHeight w:val="130"/>
          <w:jc w:val="center"/>
        </w:trPr>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Advanced High+</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4000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12000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 xml:space="preserve">HSK </w:t>
            </w:r>
            <w:r>
              <w:rPr>
                <w:rFonts w:ascii="Times New Roman" w:hAnsi="Times New Roman" w:cs="Times New Roman"/>
                <w:sz w:val="16"/>
                <w:szCs w:val="21"/>
              </w:rPr>
              <w:t>高等</w:t>
            </w:r>
            <w:r>
              <w:rPr>
                <w:rFonts w:ascii="Times New Roman" w:hAnsi="Times New Roman" w:cs="Times New Roman"/>
                <w:sz w:val="16"/>
                <w:szCs w:val="21"/>
              </w:rPr>
              <w:t xml:space="preserve">  99.8%</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672</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 xml:space="preserve">PG </w:t>
            </w:r>
            <w:r>
              <w:rPr>
                <w:rFonts w:ascii="Times New Roman" w:hAnsi="Times New Roman" w:cs="Times New Roman"/>
                <w:sz w:val="16"/>
                <w:szCs w:val="21"/>
              </w:rPr>
              <w:t>高等</w:t>
            </w:r>
            <w:r>
              <w:rPr>
                <w:rFonts w:ascii="Times New Roman" w:hAnsi="Times New Roman" w:cs="Times New Roman"/>
                <w:sz w:val="16"/>
                <w:szCs w:val="21"/>
              </w:rPr>
              <w:t xml:space="preserve">  97.7%</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1121</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2461</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254</w:t>
            </w:r>
          </w:p>
        </w:tc>
      </w:tr>
      <w:tr w:rsidR="00C905BA">
        <w:trPr>
          <w:trHeight w:val="440"/>
          <w:jc w:val="center"/>
        </w:trPr>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合计</w:t>
            </w:r>
            <w:r>
              <w:rPr>
                <w:rFonts w:ascii="Times New Roman" w:hAnsi="Times New Roman" w:cs="Times New Roman"/>
                <w:sz w:val="16"/>
                <w:szCs w:val="21"/>
              </w:rPr>
              <w:t xml:space="preserve"> Total</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12000</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12000</w:t>
            </w:r>
          </w:p>
        </w:tc>
        <w:tc>
          <w:tcPr>
            <w:tcW w:w="0" w:type="auto"/>
            <w:shd w:val="clear" w:color="auto" w:fill="FFFFFF"/>
            <w:vAlign w:val="center"/>
          </w:tcPr>
          <w:p w:rsidR="00C905BA" w:rsidRDefault="00C905BA">
            <w:pPr>
              <w:adjustRightInd w:val="0"/>
              <w:snapToGrid w:val="0"/>
              <w:jc w:val="center"/>
              <w:rPr>
                <w:rFonts w:ascii="Times New Roman" w:hAnsi="Times New Roman" w:cs="Times New Roman"/>
                <w:sz w:val="16"/>
                <w:szCs w:val="21"/>
              </w:rPr>
            </w:pP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999</w:t>
            </w:r>
          </w:p>
        </w:tc>
        <w:tc>
          <w:tcPr>
            <w:tcW w:w="0" w:type="auto"/>
            <w:shd w:val="clear" w:color="auto" w:fill="FFFFFF"/>
            <w:vAlign w:val="center"/>
          </w:tcPr>
          <w:p w:rsidR="00C905BA" w:rsidRDefault="00C905BA">
            <w:pPr>
              <w:adjustRightInd w:val="0"/>
              <w:snapToGrid w:val="0"/>
              <w:jc w:val="center"/>
              <w:rPr>
                <w:rFonts w:ascii="Times New Roman" w:hAnsi="Times New Roman" w:cs="Times New Roman"/>
                <w:sz w:val="16"/>
                <w:szCs w:val="21"/>
              </w:rPr>
            </w:pP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1508</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9822</w:t>
            </w:r>
          </w:p>
        </w:tc>
        <w:tc>
          <w:tcPr>
            <w:tcW w:w="0" w:type="auto"/>
            <w:shd w:val="clear" w:color="auto" w:fill="FFFFFF"/>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329</w:t>
            </w:r>
          </w:p>
        </w:tc>
      </w:tr>
    </w:tbl>
    <w:p w:rsidR="00C905BA" w:rsidRDefault="00C905BA">
      <w:pPr>
        <w:widowControl/>
        <w:kinsoku w:val="0"/>
        <w:autoSpaceDE w:val="0"/>
        <w:autoSpaceDN w:val="0"/>
        <w:adjustRightInd w:val="0"/>
        <w:snapToGrid w:val="0"/>
        <w:textAlignment w:val="baseline"/>
        <w:rPr>
          <w:rFonts w:ascii="楷体" w:eastAsia="楷体" w:hAnsi="楷体" w:cs="楷体"/>
          <w:snapToGrid w:val="0"/>
          <w:color w:val="000000"/>
          <w:spacing w:val="-3"/>
          <w:sz w:val="18"/>
          <w:szCs w:val="18"/>
        </w:rPr>
      </w:pPr>
    </w:p>
    <w:p w:rsidR="00C905BA" w:rsidRDefault="00011222">
      <w:pPr>
        <w:widowControl/>
        <w:kinsoku w:val="0"/>
        <w:autoSpaceDE w:val="0"/>
        <w:autoSpaceDN w:val="0"/>
        <w:adjustRightInd w:val="0"/>
        <w:snapToGrid w:val="0"/>
        <w:textAlignment w:val="baseline"/>
      </w:pPr>
      <w:r>
        <w:rPr>
          <w:noProof/>
        </w:rPr>
        <w:lastRenderedPageBreak/>
        <w:drawing>
          <wp:inline distT="0" distB="0" distL="114300" distR="114300">
            <wp:extent cx="6047740" cy="3227070"/>
            <wp:effectExtent l="4445" t="4445" r="5715" b="6985"/>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C905BA" w:rsidRDefault="00011222">
      <w:pPr>
        <w:widowControl/>
        <w:kinsoku w:val="0"/>
        <w:autoSpaceDE w:val="0"/>
        <w:autoSpaceDN w:val="0"/>
        <w:adjustRightInd w:val="0"/>
        <w:snapToGrid w:val="0"/>
        <w:spacing w:line="360" w:lineRule="auto"/>
        <w:jc w:val="center"/>
        <w:textAlignment w:val="baseline"/>
        <w:rPr>
          <w:rFonts w:ascii="楷体" w:eastAsia="楷体" w:hAnsi="楷体" w:cs="楷体"/>
          <w:snapToGrid w:val="0"/>
          <w:color w:val="000000"/>
          <w:spacing w:val="-3"/>
          <w:sz w:val="18"/>
          <w:szCs w:val="18"/>
        </w:rPr>
      </w:pPr>
      <w:r>
        <w:rPr>
          <w:rFonts w:ascii="楷体" w:eastAsia="楷体" w:hAnsi="楷体" w:cs="楷体" w:hint="eastAsia"/>
          <w:snapToGrid w:val="0"/>
          <w:color w:val="000000"/>
          <w:spacing w:val="-3"/>
          <w:sz w:val="18"/>
          <w:szCs w:val="18"/>
        </w:rPr>
        <w:t>图2 ACTFL 词表各等级词汇</w:t>
      </w:r>
      <w:proofErr w:type="gramStart"/>
      <w:r>
        <w:rPr>
          <w:rFonts w:ascii="楷体" w:eastAsia="楷体" w:hAnsi="楷体" w:cs="楷体" w:hint="eastAsia"/>
          <w:snapToGrid w:val="0"/>
          <w:color w:val="000000"/>
          <w:spacing w:val="-3"/>
          <w:sz w:val="18"/>
          <w:szCs w:val="18"/>
        </w:rPr>
        <w:t>量构成</w:t>
      </w:r>
      <w:proofErr w:type="gramEnd"/>
      <w:r>
        <w:rPr>
          <w:rFonts w:ascii="楷体" w:eastAsia="楷体" w:hAnsi="楷体" w:cs="楷体" w:hint="eastAsia"/>
          <w:snapToGrid w:val="0"/>
          <w:color w:val="000000"/>
          <w:spacing w:val="-3"/>
          <w:sz w:val="18"/>
          <w:szCs w:val="18"/>
        </w:rPr>
        <w:t>比例</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具体而言，从表</w:t>
      </w:r>
      <w:r>
        <w:rPr>
          <w:rFonts w:ascii="Times New Roman" w:hAnsi="Times New Roman" w:cs="Times New Roman" w:hint="eastAsia"/>
          <w:color w:val="000000"/>
        </w:rPr>
        <w:t>4</w:t>
      </w:r>
      <w:r>
        <w:rPr>
          <w:rFonts w:ascii="Times New Roman" w:hAnsi="Times New Roman" w:cs="Times New Roman" w:hint="eastAsia"/>
          <w:color w:val="000000"/>
        </w:rPr>
        <w:t>和图</w:t>
      </w:r>
      <w:r>
        <w:rPr>
          <w:rFonts w:ascii="Times New Roman" w:hAnsi="Times New Roman" w:cs="Times New Roman" w:hint="eastAsia"/>
          <w:color w:val="000000"/>
        </w:rPr>
        <w:t>2</w:t>
      </w:r>
      <w:r>
        <w:rPr>
          <w:rFonts w:ascii="Times New Roman" w:hAnsi="Times New Roman" w:cs="Times New Roman" w:hint="eastAsia"/>
          <w:color w:val="000000"/>
        </w:rPr>
        <w:t>可以看出，</w:t>
      </w:r>
      <w:r>
        <w:rPr>
          <w:rFonts w:ascii="Times New Roman" w:hAnsi="Times New Roman" w:cs="Times New Roman" w:hint="eastAsia"/>
          <w:color w:val="000000"/>
        </w:rPr>
        <w:t>ACTFL</w:t>
      </w:r>
      <w:r>
        <w:rPr>
          <w:rFonts w:ascii="Times New Roman" w:hAnsi="Times New Roman" w:cs="Times New Roman" w:hint="eastAsia"/>
          <w:color w:val="000000"/>
        </w:rPr>
        <w:t>词表在初中</w:t>
      </w:r>
      <w:proofErr w:type="gramStart"/>
      <w:r>
        <w:rPr>
          <w:rFonts w:ascii="Times New Roman" w:hAnsi="Times New Roman" w:cs="Times New Roman" w:hint="eastAsia"/>
          <w:color w:val="000000"/>
        </w:rPr>
        <w:t>级阶段</w:t>
      </w:r>
      <w:proofErr w:type="gramEnd"/>
      <w:r>
        <w:rPr>
          <w:rFonts w:ascii="Times New Roman" w:hAnsi="Times New Roman" w:cs="Times New Roman" w:hint="eastAsia"/>
          <w:color w:val="000000"/>
        </w:rPr>
        <w:t>与</w:t>
      </w:r>
      <w:r>
        <w:rPr>
          <w:rFonts w:ascii="Times New Roman" w:hAnsi="Times New Roman" w:cs="Times New Roman" w:hint="eastAsia"/>
          <w:color w:val="000000"/>
        </w:rPr>
        <w:t>HSK</w:t>
      </w:r>
      <w:r>
        <w:rPr>
          <w:rFonts w:ascii="Times New Roman" w:hAnsi="Times New Roman" w:cs="Times New Roman" w:hint="eastAsia"/>
          <w:color w:val="000000"/>
        </w:rPr>
        <w:t>和《等级标准》保持了较高一致性。自</w:t>
      </w:r>
      <w:r>
        <w:rPr>
          <w:rFonts w:ascii="Times New Roman" w:hAnsi="Times New Roman" w:cs="Times New Roman" w:hint="eastAsia"/>
          <w:color w:val="000000"/>
        </w:rPr>
        <w:t>Novice Low</w:t>
      </w:r>
      <w:r>
        <w:rPr>
          <w:rFonts w:ascii="Times New Roman" w:hAnsi="Times New Roman" w:cs="Times New Roman" w:hint="eastAsia"/>
          <w:color w:val="000000"/>
        </w:rPr>
        <w:t>至</w:t>
      </w:r>
      <w:r>
        <w:rPr>
          <w:rFonts w:ascii="Times New Roman" w:hAnsi="Times New Roman" w:cs="Times New Roman" w:hint="eastAsia"/>
          <w:color w:val="000000"/>
        </w:rPr>
        <w:t>Intermediate High</w:t>
      </w:r>
      <w:r>
        <w:rPr>
          <w:rFonts w:ascii="Times New Roman" w:hAnsi="Times New Roman" w:cs="Times New Roman" w:hint="eastAsia"/>
          <w:color w:val="000000"/>
        </w:rPr>
        <w:t>，各等级三表共有</w:t>
      </w:r>
      <w:proofErr w:type="gramStart"/>
      <w:r>
        <w:rPr>
          <w:rFonts w:ascii="Times New Roman" w:hAnsi="Times New Roman" w:cs="Times New Roman" w:hint="eastAsia"/>
          <w:color w:val="000000"/>
        </w:rPr>
        <w:t>词比例</w:t>
      </w:r>
      <w:proofErr w:type="gramEnd"/>
      <w:r>
        <w:rPr>
          <w:rFonts w:ascii="Times New Roman" w:hAnsi="Times New Roman" w:cs="Times New Roman" w:hint="eastAsia"/>
          <w:color w:val="000000"/>
        </w:rPr>
        <w:t>均超过</w:t>
      </w:r>
      <w:r>
        <w:rPr>
          <w:rFonts w:ascii="Times New Roman" w:hAnsi="Times New Roman" w:cs="Times New Roman" w:hint="eastAsia"/>
          <w:color w:val="000000"/>
        </w:rPr>
        <w:t>91%</w:t>
      </w:r>
      <w:r>
        <w:rPr>
          <w:rFonts w:ascii="Times New Roman" w:hAnsi="Times New Roman" w:cs="Times New Roman" w:hint="eastAsia"/>
          <w:color w:val="000000"/>
        </w:rPr>
        <w:t>。这说明</w:t>
      </w:r>
      <w:r>
        <w:rPr>
          <w:rFonts w:ascii="Times New Roman" w:hAnsi="Times New Roman" w:cs="Times New Roman" w:hint="eastAsia"/>
          <w:color w:val="000000"/>
        </w:rPr>
        <w:t>ACTFL</w:t>
      </w:r>
      <w:ins w:id="147" w:author="Think" w:date="2026-03-23T20:29:00Z">
        <w:r w:rsidR="00FB2519">
          <w:rPr>
            <w:rFonts w:ascii="Times New Roman" w:hAnsi="Times New Roman" w:cs="Times New Roman" w:hint="eastAsia"/>
            <w:color w:val="000000"/>
          </w:rPr>
          <w:t>词表</w:t>
        </w:r>
      </w:ins>
      <w:r>
        <w:rPr>
          <w:rFonts w:ascii="Times New Roman" w:hAnsi="Times New Roman" w:cs="Times New Roman" w:hint="eastAsia"/>
          <w:color w:val="000000"/>
        </w:rPr>
        <w:t>在基础词汇配置上总体延续了现有标准体系的核心范围，而不是另起炉灶、自建一套完全独立的词汇系统。相比之下，差异主要集中在高级阶段。</w:t>
      </w:r>
      <w:r>
        <w:rPr>
          <w:rFonts w:ascii="Times New Roman" w:hAnsi="Times New Roman" w:cs="Times New Roman" w:hint="eastAsia"/>
          <w:color w:val="000000"/>
        </w:rPr>
        <w:t>ACTFL</w:t>
      </w:r>
      <w:ins w:id="148" w:author="Think" w:date="2026-03-23T20:29:00Z">
        <w:r w:rsidR="00FB2519">
          <w:rPr>
            <w:rFonts w:ascii="Times New Roman" w:hAnsi="Times New Roman" w:cs="Times New Roman" w:hint="eastAsia"/>
            <w:color w:val="000000"/>
          </w:rPr>
          <w:t>词表</w:t>
        </w:r>
      </w:ins>
      <w:r>
        <w:rPr>
          <w:rFonts w:ascii="Times New Roman" w:hAnsi="Times New Roman" w:cs="Times New Roman" w:hint="eastAsia"/>
          <w:color w:val="000000"/>
        </w:rPr>
        <w:t>超出</w:t>
      </w:r>
      <w:r>
        <w:rPr>
          <w:rFonts w:ascii="Times New Roman" w:hAnsi="Times New Roman" w:cs="Times New Roman" w:hint="eastAsia"/>
          <w:color w:val="000000"/>
        </w:rPr>
        <w:t>HSK</w:t>
      </w:r>
      <w:r>
        <w:rPr>
          <w:rFonts w:ascii="Times New Roman" w:hAnsi="Times New Roman" w:cs="Times New Roman" w:hint="eastAsia"/>
          <w:color w:val="000000"/>
        </w:rPr>
        <w:t>和《等级标准》的词语，在</w:t>
      </w:r>
      <w:r>
        <w:rPr>
          <w:rFonts w:ascii="Times New Roman" w:hAnsi="Times New Roman" w:cs="Times New Roman" w:hint="eastAsia"/>
          <w:color w:val="000000"/>
        </w:rPr>
        <w:t>Advanced Low</w:t>
      </w:r>
      <w:r>
        <w:rPr>
          <w:rFonts w:ascii="Times New Roman" w:hAnsi="Times New Roman" w:cs="Times New Roman" w:hint="eastAsia"/>
          <w:color w:val="000000"/>
        </w:rPr>
        <w:t>阶段分别为</w:t>
      </w:r>
      <w:r>
        <w:rPr>
          <w:rFonts w:ascii="Times New Roman" w:hAnsi="Times New Roman" w:cs="Times New Roman" w:hint="eastAsia"/>
          <w:color w:val="000000"/>
        </w:rPr>
        <w:t>66</w:t>
      </w:r>
      <w:r>
        <w:rPr>
          <w:rFonts w:ascii="Times New Roman" w:hAnsi="Times New Roman" w:cs="Times New Roman" w:hint="eastAsia"/>
          <w:color w:val="000000"/>
        </w:rPr>
        <w:t>个和</w:t>
      </w:r>
      <w:r>
        <w:rPr>
          <w:rFonts w:ascii="Times New Roman" w:hAnsi="Times New Roman" w:cs="Times New Roman" w:hint="eastAsia"/>
          <w:color w:val="000000"/>
        </w:rPr>
        <w:t>76</w:t>
      </w:r>
      <w:r>
        <w:rPr>
          <w:rFonts w:ascii="Times New Roman" w:hAnsi="Times New Roman" w:cs="Times New Roman" w:hint="eastAsia"/>
          <w:color w:val="000000"/>
        </w:rPr>
        <w:t>个，</w:t>
      </w:r>
      <w:r>
        <w:rPr>
          <w:rFonts w:ascii="Times New Roman" w:hAnsi="Times New Roman" w:cs="Times New Roman" w:hint="eastAsia"/>
          <w:color w:val="000000"/>
        </w:rPr>
        <w:t>Advanced Mid</w:t>
      </w:r>
      <w:r>
        <w:rPr>
          <w:rFonts w:ascii="Times New Roman" w:hAnsi="Times New Roman" w:cs="Times New Roman" w:hint="eastAsia"/>
          <w:color w:val="000000"/>
        </w:rPr>
        <w:t>阶段为</w:t>
      </w:r>
      <w:r>
        <w:rPr>
          <w:rFonts w:ascii="Times New Roman" w:hAnsi="Times New Roman" w:cs="Times New Roman" w:hint="eastAsia"/>
          <w:color w:val="000000"/>
        </w:rPr>
        <w:t>94</w:t>
      </w:r>
      <w:r>
        <w:rPr>
          <w:rFonts w:ascii="Times New Roman" w:hAnsi="Times New Roman" w:cs="Times New Roman" w:hint="eastAsia"/>
          <w:color w:val="000000"/>
        </w:rPr>
        <w:t>个和</w:t>
      </w:r>
      <w:r>
        <w:rPr>
          <w:rFonts w:ascii="Times New Roman" w:hAnsi="Times New Roman" w:cs="Times New Roman" w:hint="eastAsia"/>
          <w:color w:val="000000"/>
        </w:rPr>
        <w:t>211</w:t>
      </w:r>
      <w:r>
        <w:rPr>
          <w:rFonts w:ascii="Times New Roman" w:hAnsi="Times New Roman" w:cs="Times New Roman" w:hint="eastAsia"/>
          <w:color w:val="000000"/>
        </w:rPr>
        <w:t>个，至</w:t>
      </w:r>
      <w:r>
        <w:rPr>
          <w:rFonts w:ascii="Times New Roman" w:hAnsi="Times New Roman" w:cs="Times New Roman" w:hint="eastAsia"/>
          <w:color w:val="000000"/>
        </w:rPr>
        <w:t>Advanced High+</w:t>
      </w:r>
      <w:r>
        <w:rPr>
          <w:rFonts w:ascii="Times New Roman" w:hAnsi="Times New Roman" w:cs="Times New Roman" w:hint="eastAsia"/>
          <w:color w:val="000000"/>
        </w:rPr>
        <w:t>阶段则扩大为</w:t>
      </w:r>
      <w:r>
        <w:rPr>
          <w:rFonts w:ascii="Times New Roman" w:hAnsi="Times New Roman" w:cs="Times New Roman" w:hint="eastAsia"/>
          <w:color w:val="000000"/>
        </w:rPr>
        <w:t>672</w:t>
      </w:r>
      <w:r>
        <w:rPr>
          <w:rFonts w:ascii="Times New Roman" w:hAnsi="Times New Roman" w:cs="Times New Roman" w:hint="eastAsia"/>
          <w:color w:val="000000"/>
        </w:rPr>
        <w:t>个和</w:t>
      </w:r>
      <w:r>
        <w:rPr>
          <w:rFonts w:ascii="Times New Roman" w:hAnsi="Times New Roman" w:cs="Times New Roman" w:hint="eastAsia"/>
          <w:color w:val="000000"/>
        </w:rPr>
        <w:t>1121</w:t>
      </w:r>
      <w:r>
        <w:rPr>
          <w:rFonts w:ascii="Times New Roman" w:hAnsi="Times New Roman" w:cs="Times New Roman" w:hint="eastAsia"/>
          <w:color w:val="000000"/>
        </w:rPr>
        <w:t>个。</w:t>
      </w:r>
      <w:proofErr w:type="gramStart"/>
      <w:r>
        <w:rPr>
          <w:rFonts w:ascii="Times New Roman" w:hAnsi="Times New Roman" w:cs="Times New Roman" w:hint="eastAsia"/>
          <w:color w:val="000000"/>
        </w:rPr>
        <w:t>全表范围</w:t>
      </w:r>
      <w:proofErr w:type="gramEnd"/>
      <w:r>
        <w:rPr>
          <w:rFonts w:ascii="Times New Roman" w:hAnsi="Times New Roman" w:cs="Times New Roman" w:hint="eastAsia"/>
          <w:color w:val="000000"/>
        </w:rPr>
        <w:t>内，</w:t>
      </w:r>
      <w:r>
        <w:rPr>
          <w:rFonts w:ascii="Times New Roman" w:hAnsi="Times New Roman" w:cs="Times New Roman" w:hint="eastAsia"/>
          <w:color w:val="000000"/>
        </w:rPr>
        <w:t>ACTFL</w:t>
      </w:r>
      <w:r>
        <w:rPr>
          <w:rFonts w:ascii="Times New Roman" w:hAnsi="Times New Roman" w:cs="Times New Roman" w:hint="eastAsia"/>
          <w:color w:val="000000"/>
        </w:rPr>
        <w:t>超出</w:t>
      </w:r>
      <w:r>
        <w:rPr>
          <w:rFonts w:ascii="Times New Roman" w:hAnsi="Times New Roman" w:cs="Times New Roman" w:hint="eastAsia"/>
          <w:color w:val="000000"/>
        </w:rPr>
        <w:t>HSK</w:t>
      </w:r>
      <w:r>
        <w:rPr>
          <w:rFonts w:ascii="Times New Roman" w:hAnsi="Times New Roman" w:cs="Times New Roman" w:hint="eastAsia"/>
          <w:color w:val="000000"/>
        </w:rPr>
        <w:t>和《等级标准》的词语分别为</w:t>
      </w:r>
      <w:r>
        <w:rPr>
          <w:rFonts w:ascii="Times New Roman" w:hAnsi="Times New Roman" w:cs="Times New Roman" w:hint="eastAsia"/>
          <w:color w:val="000000"/>
        </w:rPr>
        <w:t>999</w:t>
      </w:r>
      <w:r>
        <w:rPr>
          <w:rFonts w:ascii="Times New Roman" w:hAnsi="Times New Roman" w:cs="Times New Roman" w:hint="eastAsia"/>
          <w:color w:val="000000"/>
        </w:rPr>
        <w:t>个和</w:t>
      </w:r>
      <w:r>
        <w:rPr>
          <w:rFonts w:ascii="Times New Roman" w:hAnsi="Times New Roman" w:cs="Times New Roman" w:hint="eastAsia"/>
          <w:color w:val="000000"/>
        </w:rPr>
        <w:t>1508</w:t>
      </w:r>
      <w:r>
        <w:rPr>
          <w:rFonts w:ascii="Times New Roman" w:hAnsi="Times New Roman" w:cs="Times New Roman" w:hint="eastAsia"/>
          <w:color w:val="000000"/>
        </w:rPr>
        <w:t>个，但真正仅为</w:t>
      </w:r>
      <w:r>
        <w:rPr>
          <w:rFonts w:ascii="Times New Roman" w:hAnsi="Times New Roman" w:cs="Times New Roman" w:hint="eastAsia"/>
          <w:color w:val="000000"/>
        </w:rPr>
        <w:t>ACTFL</w:t>
      </w:r>
      <w:r>
        <w:rPr>
          <w:rFonts w:ascii="Times New Roman" w:hAnsi="Times New Roman" w:cs="Times New Roman" w:hint="eastAsia"/>
          <w:color w:val="000000"/>
        </w:rPr>
        <w:t>独有的词语仅</w:t>
      </w:r>
      <w:r>
        <w:rPr>
          <w:rFonts w:ascii="Times New Roman" w:hAnsi="Times New Roman" w:cs="Times New Roman" w:hint="eastAsia"/>
          <w:color w:val="000000"/>
        </w:rPr>
        <w:t>329</w:t>
      </w:r>
      <w:r>
        <w:rPr>
          <w:rFonts w:ascii="Times New Roman" w:hAnsi="Times New Roman" w:cs="Times New Roman" w:hint="eastAsia"/>
          <w:color w:val="000000"/>
        </w:rPr>
        <w:t>个，占</w:t>
      </w:r>
      <w:proofErr w:type="gramStart"/>
      <w:r>
        <w:rPr>
          <w:rFonts w:ascii="Times New Roman" w:hAnsi="Times New Roman" w:cs="Times New Roman" w:hint="eastAsia"/>
          <w:color w:val="000000"/>
        </w:rPr>
        <w:t>总词量</w:t>
      </w:r>
      <w:proofErr w:type="gramEnd"/>
      <w:r>
        <w:rPr>
          <w:rFonts w:ascii="Times New Roman" w:hAnsi="Times New Roman" w:cs="Times New Roman" w:hint="eastAsia"/>
          <w:color w:val="000000"/>
        </w:rPr>
        <w:t>的</w:t>
      </w:r>
      <w:r>
        <w:rPr>
          <w:rFonts w:ascii="Times New Roman" w:hAnsi="Times New Roman" w:cs="Times New Roman" w:hint="eastAsia"/>
          <w:color w:val="000000"/>
        </w:rPr>
        <w:t>2.7%</w:t>
      </w:r>
      <w:r>
        <w:rPr>
          <w:rFonts w:ascii="Times New Roman" w:hAnsi="Times New Roman" w:cs="Times New Roman" w:hint="eastAsia"/>
          <w:color w:val="000000"/>
        </w:rPr>
        <w:t>，且其中</w:t>
      </w:r>
      <w:r>
        <w:rPr>
          <w:rFonts w:ascii="Times New Roman" w:hAnsi="Times New Roman" w:cs="Times New Roman" w:hint="eastAsia"/>
          <w:color w:val="000000"/>
        </w:rPr>
        <w:t>254</w:t>
      </w:r>
      <w:r>
        <w:rPr>
          <w:rFonts w:ascii="Times New Roman" w:hAnsi="Times New Roman" w:cs="Times New Roman" w:hint="eastAsia"/>
          <w:color w:val="000000"/>
        </w:rPr>
        <w:t>个集中在</w:t>
      </w:r>
      <w:r>
        <w:rPr>
          <w:rFonts w:ascii="Times New Roman" w:hAnsi="Times New Roman" w:cs="Times New Roman" w:hint="eastAsia"/>
          <w:color w:val="000000"/>
        </w:rPr>
        <w:t>Advanced High+</w:t>
      </w:r>
      <w:r>
        <w:rPr>
          <w:rFonts w:ascii="Times New Roman" w:hAnsi="Times New Roman" w:cs="Times New Roman" w:hint="eastAsia"/>
          <w:color w:val="000000"/>
        </w:rPr>
        <w:t>阶段。由此可见，</w:t>
      </w:r>
      <w:r>
        <w:rPr>
          <w:rFonts w:ascii="Times New Roman" w:hAnsi="Times New Roman" w:cs="Times New Roman" w:hint="eastAsia"/>
          <w:color w:val="000000"/>
        </w:rPr>
        <w:t>ACTFL</w:t>
      </w:r>
      <w:r>
        <w:rPr>
          <w:rFonts w:ascii="Times New Roman" w:hAnsi="Times New Roman" w:cs="Times New Roman" w:hint="eastAsia"/>
          <w:color w:val="000000"/>
        </w:rPr>
        <w:t>词表并非从基础层级起就大规模改写既有标准，而是在总体延续现有标准核心范围的基础上，主要于高级阶段作面向美国中文教学需求的补充性扩展。</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（二）差异项的主要类型及其教学解释</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ACTFL</w:t>
      </w:r>
      <w:r>
        <w:rPr>
          <w:rFonts w:ascii="Times New Roman" w:hAnsi="Times New Roman" w:cs="Times New Roman" w:hint="eastAsia"/>
          <w:color w:val="000000"/>
        </w:rPr>
        <w:t>词表与</w:t>
      </w:r>
      <w:r>
        <w:rPr>
          <w:rFonts w:ascii="Times New Roman" w:hAnsi="Times New Roman" w:cs="Times New Roman" w:hint="eastAsia"/>
          <w:color w:val="000000"/>
        </w:rPr>
        <w:t>HSK</w:t>
      </w:r>
      <w:r>
        <w:rPr>
          <w:rFonts w:ascii="Times New Roman" w:hAnsi="Times New Roman" w:cs="Times New Roman" w:hint="eastAsia"/>
          <w:color w:val="000000"/>
        </w:rPr>
        <w:t>、《等级标准》的差异，主要体现在两个方面：一是部分词语仅见于</w:t>
      </w:r>
      <w:r>
        <w:rPr>
          <w:rFonts w:ascii="Times New Roman" w:hAnsi="Times New Roman" w:cs="Times New Roman" w:hint="eastAsia"/>
          <w:color w:val="000000"/>
        </w:rPr>
        <w:t>ACTFL</w:t>
      </w:r>
      <w:r>
        <w:rPr>
          <w:rFonts w:ascii="Times New Roman" w:hAnsi="Times New Roman" w:cs="Times New Roman" w:hint="eastAsia"/>
          <w:color w:val="000000"/>
        </w:rPr>
        <w:t>词表，而未被另外两套体系收录；二是部分词语虽在三套体系中均有出现，但其进入阶段并不一致。前者反映收词范围和内容覆盖的差异，后者体现词汇配置顺序的差异。</w:t>
      </w:r>
    </w:p>
    <w:p w:rsidR="00C905BA" w:rsidRDefault="00011222">
      <w:pPr>
        <w:widowControl/>
        <w:kinsoku w:val="0"/>
        <w:autoSpaceDE w:val="0"/>
        <w:autoSpaceDN w:val="0"/>
        <w:adjustRightInd w:val="0"/>
        <w:snapToGrid w:val="0"/>
        <w:spacing w:line="360" w:lineRule="auto"/>
        <w:jc w:val="center"/>
        <w:textAlignment w:val="baseline"/>
        <w:rPr>
          <w:rFonts w:ascii="Times New Roman" w:eastAsia="Arial" w:hAnsi="Times New Roman" w:cs="Times New Roman"/>
          <w:color w:val="000000"/>
        </w:rPr>
      </w:pPr>
      <w:r>
        <w:rPr>
          <w:rFonts w:ascii="Times New Roman" w:eastAsia="楷体" w:hAnsi="Times New Roman" w:cs="Times New Roman"/>
          <w:snapToGrid w:val="0"/>
          <w:color w:val="000000"/>
          <w:spacing w:val="-3"/>
          <w:sz w:val="18"/>
          <w:szCs w:val="18"/>
        </w:rPr>
        <w:t>表</w:t>
      </w:r>
      <w:r>
        <w:rPr>
          <w:rFonts w:ascii="Times New Roman" w:eastAsia="楷体" w:hAnsi="Times New Roman" w:cs="Times New Roman"/>
          <w:snapToGrid w:val="0"/>
          <w:color w:val="000000"/>
          <w:spacing w:val="-3"/>
          <w:sz w:val="18"/>
          <w:szCs w:val="18"/>
        </w:rPr>
        <w:t>5 ACTFL</w:t>
      </w:r>
      <w:r>
        <w:rPr>
          <w:rFonts w:ascii="Times New Roman" w:eastAsia="楷体" w:hAnsi="Times New Roman" w:cs="Times New Roman"/>
          <w:snapToGrid w:val="0"/>
          <w:color w:val="000000"/>
          <w:spacing w:val="-3"/>
          <w:sz w:val="18"/>
          <w:szCs w:val="18"/>
        </w:rPr>
        <w:t>量表独有词汇示例</w:t>
      </w:r>
    </w:p>
    <w:tbl>
      <w:tblPr>
        <w:tblStyle w:val="aa"/>
        <w:tblW w:w="0" w:type="auto"/>
        <w:jc w:val="center"/>
        <w:tblLook w:val="04A0" w:firstRow="1" w:lastRow="0" w:firstColumn="1" w:lastColumn="0" w:noHBand="0" w:noVBand="1"/>
      </w:tblPr>
      <w:tblGrid>
        <w:gridCol w:w="1775"/>
        <w:gridCol w:w="1481"/>
        <w:gridCol w:w="5144"/>
      </w:tblGrid>
      <w:tr w:rsidR="00C905BA">
        <w:trPr>
          <w:trHeight w:val="97"/>
          <w:jc w:val="center"/>
        </w:trPr>
        <w:tc>
          <w:tcPr>
            <w:tcW w:w="1056"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层级范围</w:t>
            </w:r>
          </w:p>
        </w:tc>
        <w:tc>
          <w:tcPr>
            <w:tcW w:w="88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类别</w:t>
            </w:r>
          </w:p>
        </w:tc>
        <w:tc>
          <w:tcPr>
            <w:tcW w:w="306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代表词语</w:t>
            </w:r>
          </w:p>
        </w:tc>
      </w:tr>
      <w:tr w:rsidR="00C905BA">
        <w:trPr>
          <w:trHeight w:val="117"/>
          <w:jc w:val="center"/>
        </w:trPr>
        <w:tc>
          <w:tcPr>
            <w:tcW w:w="1056"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初中级（</w:t>
            </w:r>
            <w:r>
              <w:rPr>
                <w:rFonts w:ascii="Times New Roman" w:hAnsi="Times New Roman" w:cs="Times New Roman"/>
                <w:sz w:val="16"/>
                <w:szCs w:val="21"/>
              </w:rPr>
              <w:t>NL–IH</w:t>
            </w:r>
            <w:r>
              <w:rPr>
                <w:rFonts w:ascii="Times New Roman" w:hAnsi="Times New Roman" w:cs="Times New Roman"/>
                <w:sz w:val="16"/>
                <w:szCs w:val="21"/>
              </w:rPr>
              <w:t>）</w:t>
            </w:r>
          </w:p>
        </w:tc>
        <w:tc>
          <w:tcPr>
            <w:tcW w:w="88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美国国情、文化类</w:t>
            </w:r>
          </w:p>
        </w:tc>
        <w:tc>
          <w:tcPr>
            <w:tcW w:w="306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美国、感恩节</w:t>
            </w:r>
          </w:p>
        </w:tc>
      </w:tr>
      <w:tr w:rsidR="00C905BA">
        <w:trPr>
          <w:trHeight w:val="23"/>
          <w:jc w:val="center"/>
        </w:trPr>
        <w:tc>
          <w:tcPr>
            <w:tcW w:w="1056"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lastRenderedPageBreak/>
              <w:t>初中级（</w:t>
            </w:r>
            <w:r>
              <w:rPr>
                <w:rFonts w:ascii="Times New Roman" w:hAnsi="Times New Roman" w:cs="Times New Roman"/>
                <w:sz w:val="16"/>
                <w:szCs w:val="21"/>
              </w:rPr>
              <w:t>NL–IH</w:t>
            </w:r>
            <w:r>
              <w:rPr>
                <w:rFonts w:ascii="Times New Roman" w:hAnsi="Times New Roman" w:cs="Times New Roman"/>
                <w:sz w:val="16"/>
                <w:szCs w:val="21"/>
              </w:rPr>
              <w:t>）</w:t>
            </w:r>
          </w:p>
        </w:tc>
        <w:tc>
          <w:tcPr>
            <w:tcW w:w="88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饮食与日常生活类</w:t>
            </w:r>
          </w:p>
        </w:tc>
        <w:tc>
          <w:tcPr>
            <w:tcW w:w="306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汉堡、青菜、餐具、甜点、红烧、吃素、桔子</w:t>
            </w:r>
          </w:p>
        </w:tc>
      </w:tr>
      <w:tr w:rsidR="00C905BA">
        <w:trPr>
          <w:trHeight w:val="23"/>
          <w:jc w:val="center"/>
        </w:trPr>
        <w:tc>
          <w:tcPr>
            <w:tcW w:w="1056"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初中级（</w:t>
            </w:r>
            <w:r>
              <w:rPr>
                <w:rFonts w:ascii="Times New Roman" w:hAnsi="Times New Roman" w:cs="Times New Roman"/>
                <w:sz w:val="16"/>
                <w:szCs w:val="21"/>
              </w:rPr>
              <w:t>NL–IH</w:t>
            </w:r>
            <w:r>
              <w:rPr>
                <w:rFonts w:ascii="Times New Roman" w:hAnsi="Times New Roman" w:cs="Times New Roman"/>
                <w:sz w:val="16"/>
                <w:szCs w:val="21"/>
              </w:rPr>
              <w:t>）</w:t>
            </w:r>
          </w:p>
        </w:tc>
        <w:tc>
          <w:tcPr>
            <w:tcW w:w="88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日常表达类</w:t>
            </w:r>
          </w:p>
        </w:tc>
        <w:tc>
          <w:tcPr>
            <w:tcW w:w="306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马马虎虎、上线、电子、名胜古迹、</w:t>
            </w:r>
            <w:r>
              <w:rPr>
                <w:rFonts w:ascii="Times New Roman" w:hAnsi="Times New Roman" w:cs="Times New Roman"/>
                <w:sz w:val="16"/>
                <w:szCs w:val="21"/>
              </w:rPr>
              <w:t>T</w:t>
            </w:r>
            <w:r>
              <w:rPr>
                <w:rFonts w:ascii="Times New Roman" w:hAnsi="Times New Roman" w:cs="Times New Roman"/>
                <w:sz w:val="16"/>
                <w:szCs w:val="21"/>
              </w:rPr>
              <w:t>恤衫</w:t>
            </w:r>
          </w:p>
        </w:tc>
      </w:tr>
      <w:tr w:rsidR="00C905BA">
        <w:trPr>
          <w:trHeight w:val="23"/>
          <w:jc w:val="center"/>
        </w:trPr>
        <w:tc>
          <w:tcPr>
            <w:tcW w:w="1056"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高级（</w:t>
            </w:r>
            <w:r>
              <w:rPr>
                <w:rFonts w:ascii="Times New Roman" w:hAnsi="Times New Roman" w:cs="Times New Roman"/>
                <w:sz w:val="16"/>
                <w:szCs w:val="21"/>
              </w:rPr>
              <w:t>AL</w:t>
            </w:r>
            <w:r>
              <w:rPr>
                <w:rFonts w:ascii="Times New Roman" w:hAnsi="Times New Roman" w:cs="Times New Roman"/>
                <w:sz w:val="16"/>
                <w:szCs w:val="21"/>
              </w:rPr>
              <w:t>及以上）</w:t>
            </w:r>
          </w:p>
        </w:tc>
        <w:tc>
          <w:tcPr>
            <w:tcW w:w="88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美国政治制度类</w:t>
            </w:r>
          </w:p>
        </w:tc>
        <w:tc>
          <w:tcPr>
            <w:tcW w:w="306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共和党、民主党、国务卿、众议院、众议员、修正案、所得税、提案</w:t>
            </w:r>
          </w:p>
        </w:tc>
      </w:tr>
      <w:tr w:rsidR="00C905BA">
        <w:trPr>
          <w:trHeight w:val="23"/>
          <w:jc w:val="center"/>
        </w:trPr>
        <w:tc>
          <w:tcPr>
            <w:tcW w:w="1056"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高级（</w:t>
            </w:r>
            <w:r>
              <w:rPr>
                <w:rFonts w:ascii="Times New Roman" w:hAnsi="Times New Roman" w:cs="Times New Roman"/>
                <w:sz w:val="16"/>
                <w:szCs w:val="21"/>
              </w:rPr>
              <w:t>AL</w:t>
            </w:r>
            <w:r>
              <w:rPr>
                <w:rFonts w:ascii="Times New Roman" w:hAnsi="Times New Roman" w:cs="Times New Roman"/>
                <w:sz w:val="16"/>
                <w:szCs w:val="21"/>
              </w:rPr>
              <w:t>及以上）</w:t>
            </w:r>
          </w:p>
        </w:tc>
        <w:tc>
          <w:tcPr>
            <w:tcW w:w="88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社会法律议题类</w:t>
            </w:r>
          </w:p>
        </w:tc>
        <w:tc>
          <w:tcPr>
            <w:tcW w:w="306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死刑、无期徒刑、有期徒刑、堕胎、安全套、性行为、贩毒、色情</w:t>
            </w:r>
          </w:p>
        </w:tc>
      </w:tr>
      <w:tr w:rsidR="00C905BA">
        <w:trPr>
          <w:trHeight w:val="23"/>
          <w:jc w:val="center"/>
        </w:trPr>
        <w:tc>
          <w:tcPr>
            <w:tcW w:w="1056"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高级（</w:t>
            </w:r>
            <w:r>
              <w:rPr>
                <w:rFonts w:ascii="Times New Roman" w:hAnsi="Times New Roman" w:cs="Times New Roman"/>
                <w:sz w:val="16"/>
                <w:szCs w:val="21"/>
              </w:rPr>
              <w:t>AL</w:t>
            </w:r>
            <w:r>
              <w:rPr>
                <w:rFonts w:ascii="Times New Roman" w:hAnsi="Times New Roman" w:cs="Times New Roman"/>
                <w:sz w:val="16"/>
                <w:szCs w:val="21"/>
              </w:rPr>
              <w:t>及以上）</w:t>
            </w:r>
          </w:p>
        </w:tc>
        <w:tc>
          <w:tcPr>
            <w:tcW w:w="88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当代社会类</w:t>
            </w:r>
          </w:p>
        </w:tc>
        <w:tc>
          <w:tcPr>
            <w:tcW w:w="306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自拍、蹿红、草根、蚁族、纠结、考研、知名度、高清、民宿、情商</w:t>
            </w:r>
          </w:p>
        </w:tc>
      </w:tr>
      <w:tr w:rsidR="00C905BA">
        <w:trPr>
          <w:trHeight w:val="23"/>
          <w:jc w:val="center"/>
        </w:trPr>
        <w:tc>
          <w:tcPr>
            <w:tcW w:w="1056"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高级（</w:t>
            </w:r>
            <w:r>
              <w:rPr>
                <w:rFonts w:ascii="Times New Roman" w:hAnsi="Times New Roman" w:cs="Times New Roman"/>
                <w:sz w:val="16"/>
                <w:szCs w:val="21"/>
              </w:rPr>
              <w:t>AL</w:t>
            </w:r>
            <w:r>
              <w:rPr>
                <w:rFonts w:ascii="Times New Roman" w:hAnsi="Times New Roman" w:cs="Times New Roman"/>
                <w:sz w:val="16"/>
                <w:szCs w:val="21"/>
              </w:rPr>
              <w:t>及以上）</w:t>
            </w:r>
          </w:p>
        </w:tc>
        <w:tc>
          <w:tcPr>
            <w:tcW w:w="88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中国历史、政策类</w:t>
            </w:r>
          </w:p>
        </w:tc>
        <w:tc>
          <w:tcPr>
            <w:tcW w:w="306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共产党、计划生育、独生子女、民国、公有制、大锅饭</w:t>
            </w:r>
          </w:p>
        </w:tc>
      </w:tr>
      <w:tr w:rsidR="00C905BA">
        <w:trPr>
          <w:trHeight w:val="23"/>
          <w:jc w:val="center"/>
        </w:trPr>
        <w:tc>
          <w:tcPr>
            <w:tcW w:w="1056"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高级（</w:t>
            </w:r>
            <w:r>
              <w:rPr>
                <w:rFonts w:ascii="Times New Roman" w:hAnsi="Times New Roman" w:cs="Times New Roman"/>
                <w:sz w:val="16"/>
                <w:szCs w:val="21"/>
              </w:rPr>
              <w:t>AL</w:t>
            </w:r>
            <w:r>
              <w:rPr>
                <w:rFonts w:ascii="Times New Roman" w:hAnsi="Times New Roman" w:cs="Times New Roman"/>
                <w:sz w:val="16"/>
                <w:szCs w:val="21"/>
              </w:rPr>
              <w:t>及以上）</w:t>
            </w:r>
          </w:p>
        </w:tc>
        <w:tc>
          <w:tcPr>
            <w:tcW w:w="88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成语与固定搭配类</w:t>
            </w:r>
          </w:p>
        </w:tc>
        <w:tc>
          <w:tcPr>
            <w:tcW w:w="306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一劳永逸、一视同仁、别出心裁、归根结底、不思进取、完美无缺</w:t>
            </w:r>
          </w:p>
        </w:tc>
      </w:tr>
      <w:tr w:rsidR="00C905BA">
        <w:trPr>
          <w:trHeight w:val="23"/>
          <w:jc w:val="center"/>
        </w:trPr>
        <w:tc>
          <w:tcPr>
            <w:tcW w:w="1056"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高级（</w:t>
            </w:r>
            <w:r>
              <w:rPr>
                <w:rFonts w:ascii="Times New Roman" w:hAnsi="Times New Roman" w:cs="Times New Roman"/>
                <w:sz w:val="16"/>
                <w:szCs w:val="21"/>
              </w:rPr>
              <w:t>AL</w:t>
            </w:r>
            <w:r>
              <w:rPr>
                <w:rFonts w:ascii="Times New Roman" w:hAnsi="Times New Roman" w:cs="Times New Roman"/>
                <w:sz w:val="16"/>
                <w:szCs w:val="21"/>
              </w:rPr>
              <w:t>及以上）</w:t>
            </w:r>
          </w:p>
        </w:tc>
        <w:tc>
          <w:tcPr>
            <w:tcW w:w="88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其他高级书面词类</w:t>
            </w:r>
          </w:p>
        </w:tc>
        <w:tc>
          <w:tcPr>
            <w:tcW w:w="3061" w:type="pct"/>
            <w:tcBorders>
              <w:top w:val="single" w:sz="4" w:space="0" w:color="auto"/>
              <w:left w:val="single" w:sz="4" w:space="0" w:color="auto"/>
              <w:bottom w:val="single" w:sz="4" w:space="0" w:color="auto"/>
              <w:right w:val="single" w:sz="4" w:space="0" w:color="auto"/>
            </w:tcBorders>
            <w:shd w:val="clear" w:color="auto" w:fill="auto"/>
            <w:tcMar>
              <w:top w:w="90" w:type="dxa"/>
              <w:left w:w="100" w:type="dxa"/>
              <w:bottom w:w="90" w:type="dxa"/>
              <w:right w:w="100" w:type="dxa"/>
            </w:tcMar>
            <w:vAlign w:val="center"/>
          </w:tcPr>
          <w:p w:rsidR="00C905BA" w:rsidRDefault="00011222">
            <w:pPr>
              <w:adjustRightInd w:val="0"/>
              <w:snapToGrid w:val="0"/>
              <w:jc w:val="center"/>
              <w:rPr>
                <w:rFonts w:ascii="Times New Roman" w:hAnsi="Times New Roman" w:cs="Times New Roman"/>
                <w:sz w:val="16"/>
                <w:szCs w:val="21"/>
              </w:rPr>
            </w:pPr>
            <w:r>
              <w:rPr>
                <w:rFonts w:ascii="Times New Roman" w:hAnsi="Times New Roman" w:cs="Times New Roman"/>
                <w:sz w:val="16"/>
                <w:szCs w:val="21"/>
              </w:rPr>
              <w:t>同龄人、知情人、经销商、眼眶、积分、黑洞、附录等</w:t>
            </w:r>
          </w:p>
        </w:tc>
      </w:tr>
    </w:tbl>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表</w:t>
      </w:r>
      <w:r>
        <w:rPr>
          <w:rFonts w:ascii="Times New Roman" w:hAnsi="Times New Roman" w:cs="Times New Roman" w:hint="eastAsia"/>
          <w:color w:val="000000"/>
        </w:rPr>
        <w:t>5</w:t>
      </w:r>
      <w:r>
        <w:rPr>
          <w:rFonts w:ascii="Times New Roman" w:hAnsi="Times New Roman" w:cs="Times New Roman" w:hint="eastAsia"/>
          <w:color w:val="000000"/>
        </w:rPr>
        <w:t>显示，初中</w:t>
      </w:r>
      <w:proofErr w:type="gramStart"/>
      <w:r>
        <w:rPr>
          <w:rFonts w:ascii="Times New Roman" w:hAnsi="Times New Roman" w:cs="Times New Roman" w:hint="eastAsia"/>
          <w:color w:val="000000"/>
        </w:rPr>
        <w:t>级阶段</w:t>
      </w:r>
      <w:proofErr w:type="gramEnd"/>
      <w:r>
        <w:rPr>
          <w:rFonts w:ascii="Times New Roman" w:hAnsi="Times New Roman" w:cs="Times New Roman" w:hint="eastAsia"/>
          <w:color w:val="000000"/>
        </w:rPr>
        <w:t>的独有词数量有限，主要集中于美国国情、饮食生活和日常表达等类型，如“美国”“感恩节”“汉堡”“餐具”“吃素”“马马虎虎”“</w:t>
      </w:r>
      <w:r>
        <w:rPr>
          <w:rFonts w:ascii="Times New Roman" w:hAnsi="Times New Roman" w:cs="Times New Roman" w:hint="eastAsia"/>
          <w:color w:val="000000"/>
        </w:rPr>
        <w:t>T</w:t>
      </w:r>
      <w:r>
        <w:rPr>
          <w:rFonts w:ascii="Times New Roman" w:hAnsi="Times New Roman" w:cs="Times New Roman" w:hint="eastAsia"/>
          <w:color w:val="000000"/>
        </w:rPr>
        <w:t>恤衫”等。这类词语虽不构成大规模增补，却较集中地反映了美国中文课堂中的本土文化环境和日常交际需求。相比之下，高级阶段的独有词明显增多，主要集中于美国政治制度、社会法律议题、当代社会、中国历史政策、成语与固定搭配以及高级书面表达等领域，如“共和党”“众议院”“死刑”“堕胎”“自拍”“蚁族”“计划生育”“一劳永逸”“同龄人”等。由此可见，</w:t>
      </w:r>
      <w:r>
        <w:rPr>
          <w:rFonts w:ascii="Times New Roman" w:hAnsi="Times New Roman" w:cs="Times New Roman" w:hint="eastAsia"/>
          <w:color w:val="000000"/>
        </w:rPr>
        <w:t>ACTFL</w:t>
      </w:r>
      <w:r>
        <w:rPr>
          <w:rFonts w:ascii="Times New Roman" w:hAnsi="Times New Roman" w:cs="Times New Roman" w:hint="eastAsia"/>
          <w:color w:val="000000"/>
        </w:rPr>
        <w:t>独有词并非零散拼接，而主要服务于本土课堂需求和高级阶段的议题表达、专题阅读及书面表达。</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尽管</w:t>
      </w:r>
      <w:r>
        <w:rPr>
          <w:rFonts w:ascii="Times New Roman" w:hAnsi="Times New Roman" w:cs="Times New Roman" w:hint="eastAsia"/>
          <w:color w:val="000000"/>
        </w:rPr>
        <w:t>ACTFL</w:t>
      </w:r>
      <w:r>
        <w:rPr>
          <w:rFonts w:ascii="Times New Roman" w:hAnsi="Times New Roman" w:cs="Times New Roman" w:hint="eastAsia"/>
          <w:color w:val="000000"/>
        </w:rPr>
        <w:t>的</w:t>
      </w:r>
      <w:r>
        <w:rPr>
          <w:rFonts w:ascii="Times New Roman" w:hAnsi="Times New Roman" w:cs="Times New Roman" w:hint="eastAsia"/>
          <w:color w:val="000000"/>
        </w:rPr>
        <w:t>Novice</w:t>
      </w:r>
      <w:r>
        <w:rPr>
          <w:rFonts w:ascii="Times New Roman" w:hAnsi="Times New Roman" w:cs="Times New Roman" w:hint="eastAsia"/>
          <w:color w:val="000000"/>
        </w:rPr>
        <w:t>和</w:t>
      </w:r>
      <w:r>
        <w:rPr>
          <w:rFonts w:ascii="Times New Roman" w:hAnsi="Times New Roman" w:cs="Times New Roman" w:hint="eastAsia"/>
          <w:color w:val="000000"/>
        </w:rPr>
        <w:t>Intermediate</w:t>
      </w:r>
      <w:r>
        <w:rPr>
          <w:rFonts w:ascii="Times New Roman" w:hAnsi="Times New Roman" w:cs="Times New Roman" w:hint="eastAsia"/>
          <w:color w:val="000000"/>
        </w:rPr>
        <w:t>阶段并不与</w:t>
      </w:r>
      <w:r>
        <w:rPr>
          <w:rFonts w:ascii="Times New Roman" w:hAnsi="Times New Roman" w:cs="Times New Roman" w:hint="eastAsia"/>
          <w:color w:val="000000"/>
        </w:rPr>
        <w:t>HSK</w:t>
      </w:r>
      <w:r>
        <w:rPr>
          <w:rFonts w:ascii="Times New Roman" w:hAnsi="Times New Roman" w:cs="Times New Roman" w:hint="eastAsia"/>
          <w:color w:val="000000"/>
        </w:rPr>
        <w:t>或《等级标准》</w:t>
      </w:r>
      <w:r>
        <w:rPr>
          <w:rFonts w:ascii="Times New Roman" w:hAnsi="Times New Roman" w:cs="Times New Roman" w:hint="eastAsia"/>
          <w:color w:val="000000"/>
        </w:rPr>
        <w:t>1</w:t>
      </w:r>
      <w:r>
        <w:rPr>
          <w:rFonts w:ascii="Times New Roman" w:hAnsi="Times New Roman" w:cs="Times New Roman" w:hint="eastAsia"/>
          <w:color w:val="000000"/>
        </w:rPr>
        <w:t>—</w:t>
      </w:r>
      <w:r>
        <w:rPr>
          <w:rFonts w:ascii="Times New Roman" w:hAnsi="Times New Roman" w:cs="Times New Roman" w:hint="eastAsia"/>
          <w:color w:val="000000"/>
        </w:rPr>
        <w:t>6</w:t>
      </w:r>
      <w:r>
        <w:rPr>
          <w:rFonts w:ascii="Times New Roman" w:hAnsi="Times New Roman" w:cs="Times New Roman" w:hint="eastAsia"/>
          <w:color w:val="000000"/>
        </w:rPr>
        <w:t>级构成严格等值关系，但观察不同词表在词语进入阶段上的差异依然存在启发意义。从现有数据看，一些在</w:t>
      </w:r>
      <w:r>
        <w:rPr>
          <w:rFonts w:ascii="Times New Roman" w:hAnsi="Times New Roman" w:cs="Times New Roman" w:hint="eastAsia"/>
          <w:color w:val="000000"/>
        </w:rPr>
        <w:t>HSK</w:t>
      </w:r>
      <w:r>
        <w:rPr>
          <w:rFonts w:ascii="Times New Roman" w:hAnsi="Times New Roman" w:cs="Times New Roman" w:hint="eastAsia"/>
          <w:color w:val="000000"/>
        </w:rPr>
        <w:t>或《等级标准》中被列入较高等级甚至高等的词语，在</w:t>
      </w:r>
      <w:r>
        <w:rPr>
          <w:rFonts w:ascii="Times New Roman" w:hAnsi="Times New Roman" w:cs="Times New Roman" w:hint="eastAsia"/>
          <w:color w:val="000000"/>
        </w:rPr>
        <w:t>ACTFL</w:t>
      </w:r>
      <w:r>
        <w:rPr>
          <w:rFonts w:ascii="Times New Roman" w:hAnsi="Times New Roman" w:cs="Times New Roman" w:hint="eastAsia"/>
          <w:color w:val="000000"/>
        </w:rPr>
        <w:t>词表中已进入初中级阶段。比如，在</w:t>
      </w:r>
      <w:r>
        <w:rPr>
          <w:rFonts w:ascii="Times New Roman" w:hAnsi="Times New Roman" w:cs="Times New Roman" w:hint="eastAsia"/>
          <w:color w:val="000000"/>
        </w:rPr>
        <w:t>HSK</w:t>
      </w:r>
      <w:r>
        <w:rPr>
          <w:rFonts w:ascii="Times New Roman" w:hAnsi="Times New Roman" w:cs="Times New Roman" w:hint="eastAsia"/>
          <w:color w:val="000000"/>
        </w:rPr>
        <w:t>中均属高等词的“乐队、志愿”“家教、辩论”“义工、主页、粉丝”“专辑、唱片、吸毒、黑客、国民、华人”分别进入在</w:t>
      </w:r>
      <w:r>
        <w:rPr>
          <w:rFonts w:ascii="Times New Roman" w:hAnsi="Times New Roman" w:cs="Times New Roman" w:hint="eastAsia"/>
          <w:color w:val="000000"/>
        </w:rPr>
        <w:t>ACTFL</w:t>
      </w:r>
      <w:ins w:id="149" w:author="Think" w:date="2026-03-23T20:31:00Z">
        <w:r w:rsidR="00FB2519">
          <w:rPr>
            <w:rFonts w:ascii="Times New Roman" w:hAnsi="Times New Roman" w:cs="Times New Roman" w:hint="eastAsia"/>
            <w:color w:val="000000"/>
          </w:rPr>
          <w:t>词表</w:t>
        </w:r>
      </w:ins>
      <w:r>
        <w:rPr>
          <w:rFonts w:ascii="Times New Roman" w:hAnsi="Times New Roman" w:cs="Times New Roman" w:hint="eastAsia"/>
          <w:color w:val="000000"/>
        </w:rPr>
        <w:t>的</w:t>
      </w:r>
      <w:r>
        <w:rPr>
          <w:rFonts w:ascii="Times New Roman" w:hAnsi="Times New Roman" w:cs="Times New Roman" w:hint="eastAsia"/>
          <w:color w:val="000000"/>
        </w:rPr>
        <w:t>Novice High</w:t>
      </w:r>
      <w:r>
        <w:rPr>
          <w:rFonts w:ascii="Times New Roman" w:hAnsi="Times New Roman" w:cs="Times New Roman" w:hint="eastAsia"/>
          <w:color w:val="000000"/>
        </w:rPr>
        <w:t>、</w:t>
      </w:r>
      <w:r>
        <w:rPr>
          <w:rFonts w:ascii="Times New Roman" w:hAnsi="Times New Roman" w:cs="Times New Roman" w:hint="eastAsia"/>
          <w:color w:val="000000"/>
        </w:rPr>
        <w:t>Intermediate Low</w:t>
      </w:r>
      <w:r>
        <w:rPr>
          <w:rFonts w:ascii="Times New Roman" w:hAnsi="Times New Roman" w:cs="Times New Roman" w:hint="eastAsia"/>
          <w:color w:val="000000"/>
        </w:rPr>
        <w:t>、</w:t>
      </w:r>
      <w:r>
        <w:rPr>
          <w:rFonts w:ascii="Times New Roman" w:hAnsi="Times New Roman" w:cs="Times New Roman" w:hint="eastAsia"/>
          <w:color w:val="000000"/>
        </w:rPr>
        <w:t>Intermediate Mid</w:t>
      </w:r>
      <w:r>
        <w:rPr>
          <w:rFonts w:ascii="Times New Roman" w:hAnsi="Times New Roman" w:cs="Times New Roman" w:hint="eastAsia"/>
          <w:color w:val="000000"/>
        </w:rPr>
        <w:t>以及</w:t>
      </w:r>
      <w:r>
        <w:rPr>
          <w:rFonts w:ascii="Times New Roman" w:hAnsi="Times New Roman" w:cs="Times New Roman" w:hint="eastAsia"/>
          <w:color w:val="000000"/>
        </w:rPr>
        <w:t>Intermediate High</w:t>
      </w:r>
      <w:r>
        <w:rPr>
          <w:rFonts w:ascii="Times New Roman" w:hAnsi="Times New Roman" w:cs="Times New Roman" w:hint="eastAsia"/>
          <w:color w:val="000000"/>
        </w:rPr>
        <w:t>。《等级标准》中也可见类似现象，如“红灯、绿灯、小区、乒乓球”等高等词汇，在</w:t>
      </w:r>
      <w:r>
        <w:rPr>
          <w:rFonts w:ascii="Times New Roman" w:hAnsi="Times New Roman" w:cs="Times New Roman" w:hint="eastAsia"/>
          <w:color w:val="000000"/>
        </w:rPr>
        <w:t>ACTFL</w:t>
      </w:r>
      <w:ins w:id="150" w:author="Think" w:date="2026-03-23T20:32:00Z">
        <w:r w:rsidR="00FB2519">
          <w:rPr>
            <w:rFonts w:ascii="Times New Roman" w:hAnsi="Times New Roman" w:cs="Times New Roman" w:hint="eastAsia"/>
            <w:color w:val="000000"/>
          </w:rPr>
          <w:t>词表</w:t>
        </w:r>
      </w:ins>
      <w:r>
        <w:rPr>
          <w:rFonts w:ascii="Times New Roman" w:hAnsi="Times New Roman" w:cs="Times New Roman" w:hint="eastAsia"/>
          <w:color w:val="000000"/>
        </w:rPr>
        <w:t>中进入</w:t>
      </w:r>
      <w:r>
        <w:rPr>
          <w:rFonts w:ascii="Times New Roman" w:hAnsi="Times New Roman" w:cs="Times New Roman" w:hint="eastAsia"/>
          <w:color w:val="000000"/>
        </w:rPr>
        <w:t>Novice High</w:t>
      </w:r>
      <w:r>
        <w:rPr>
          <w:rFonts w:ascii="Times New Roman" w:hAnsi="Times New Roman" w:cs="Times New Roman" w:hint="eastAsia"/>
          <w:color w:val="000000"/>
        </w:rPr>
        <w:t>。这一分布表明，</w:t>
      </w:r>
      <w:r>
        <w:rPr>
          <w:rFonts w:ascii="Times New Roman" w:hAnsi="Times New Roman" w:cs="Times New Roman" w:hint="eastAsia"/>
          <w:color w:val="000000"/>
        </w:rPr>
        <w:t>ACTFL</w:t>
      </w:r>
      <w:ins w:id="151" w:author="Think" w:date="2026-03-23T20:32:00Z">
        <w:r w:rsidR="00FB2519">
          <w:rPr>
            <w:rFonts w:ascii="Times New Roman" w:hAnsi="Times New Roman" w:cs="Times New Roman" w:hint="eastAsia"/>
            <w:color w:val="000000"/>
          </w:rPr>
          <w:t>词表</w:t>
        </w:r>
      </w:ins>
      <w:r>
        <w:rPr>
          <w:rFonts w:ascii="Times New Roman" w:hAnsi="Times New Roman" w:cs="Times New Roman" w:hint="eastAsia"/>
          <w:color w:val="000000"/>
        </w:rPr>
        <w:t>强调教材主题、任务相关性和课堂使用场景。像“义工”“粉丝”“辩论”“家教”“华人”等词，分别对应志愿服务、流行文化、课堂讨论、家庭教育、公民身份和族裔文化等美国中文课堂中的常见主题，其进入时机明显受到教材主题和任务设计的影响，而不完全受制于通用标准中的既有排序。</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从独有词分布看，初中</w:t>
      </w:r>
      <w:proofErr w:type="gramStart"/>
      <w:r>
        <w:rPr>
          <w:rFonts w:ascii="Times New Roman" w:hAnsi="Times New Roman" w:cs="Times New Roman" w:hint="eastAsia"/>
          <w:color w:val="000000"/>
        </w:rPr>
        <w:t>级阶段</w:t>
      </w:r>
      <w:proofErr w:type="gramEnd"/>
      <w:r>
        <w:rPr>
          <w:rFonts w:ascii="Times New Roman" w:hAnsi="Times New Roman" w:cs="Times New Roman" w:hint="eastAsia"/>
          <w:color w:val="000000"/>
        </w:rPr>
        <w:t>的</w:t>
      </w:r>
      <w:r>
        <w:rPr>
          <w:rFonts w:ascii="Times New Roman" w:hAnsi="Times New Roman" w:cs="Times New Roman" w:hint="eastAsia"/>
          <w:color w:val="000000"/>
        </w:rPr>
        <w:t>ACTFL</w:t>
      </w:r>
      <w:r>
        <w:rPr>
          <w:rFonts w:ascii="Times New Roman" w:hAnsi="Times New Roman" w:cs="Times New Roman" w:hint="eastAsia"/>
          <w:color w:val="000000"/>
        </w:rPr>
        <w:t>独有词数量有限，主要集中于美国国情、饮食生活和日常表达等类型，如“美国”“感恩节”“汉堡”“青菜”“餐具”“甜点”“红烧”“吃素”“马马虎虎”“</w:t>
      </w:r>
      <w:r>
        <w:rPr>
          <w:rFonts w:ascii="Times New Roman" w:hAnsi="Times New Roman" w:cs="Times New Roman" w:hint="eastAsia"/>
          <w:color w:val="000000"/>
        </w:rPr>
        <w:t>T</w:t>
      </w:r>
      <w:r>
        <w:rPr>
          <w:rFonts w:ascii="Times New Roman" w:hAnsi="Times New Roman" w:cs="Times New Roman" w:hint="eastAsia"/>
          <w:color w:val="000000"/>
        </w:rPr>
        <w:t>恤衫”等。这类词语虽不构成大规模增补，却较集中地反映了美国中文课堂中的本土文化环境和日常交际需求。相比之下，高级阶段独有词明显增多，主要集中于美国政治制度、社会法律议题、当代社会、中国历史政策、成语与固定搭配以及高级书面表达等领域，如“共和党”“民主党”“国务卿”“众议院”“修正案”“死刑”“无期徒刑”“堕胎”“自拍”“草根”</w:t>
      </w:r>
      <w:r>
        <w:rPr>
          <w:rFonts w:ascii="Times New Roman" w:hAnsi="Times New Roman" w:cs="Times New Roman" w:hint="eastAsia"/>
          <w:color w:val="000000"/>
        </w:rPr>
        <w:lastRenderedPageBreak/>
        <w:t>“蚁族”“计划生育”“独生子女”“一劳永逸”“一视同仁”“同龄人”“知情人”“经销商”等。由此可见，</w:t>
      </w:r>
      <w:r>
        <w:rPr>
          <w:rFonts w:ascii="Times New Roman" w:hAnsi="Times New Roman" w:cs="Times New Roman" w:hint="eastAsia"/>
          <w:color w:val="000000"/>
        </w:rPr>
        <w:t>ACTFL</w:t>
      </w:r>
      <w:r>
        <w:rPr>
          <w:rFonts w:ascii="Times New Roman" w:hAnsi="Times New Roman" w:cs="Times New Roman" w:hint="eastAsia"/>
          <w:color w:val="000000"/>
        </w:rPr>
        <w:t>独有词并非零散拼接，而主要服务于本土课堂需求和高级阶段的议题表达、专题阅读及书面表达。</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总体来看，</w:t>
      </w:r>
      <w:r>
        <w:rPr>
          <w:rFonts w:ascii="Times New Roman" w:hAnsi="Times New Roman" w:cs="Times New Roman" w:hint="eastAsia"/>
          <w:color w:val="000000"/>
        </w:rPr>
        <w:t>ACTFL</w:t>
      </w:r>
      <w:r>
        <w:rPr>
          <w:rFonts w:ascii="Times New Roman" w:hAnsi="Times New Roman" w:cs="Times New Roman" w:hint="eastAsia"/>
          <w:color w:val="000000"/>
        </w:rPr>
        <w:t>词表的差异</w:t>
      </w:r>
      <w:del w:id="152" w:author="Think" w:date="2026-03-23T20:32:00Z">
        <w:r w:rsidDel="00FB2519">
          <w:rPr>
            <w:rFonts w:ascii="Times New Roman" w:hAnsi="Times New Roman" w:cs="Times New Roman" w:hint="eastAsia"/>
            <w:color w:val="000000"/>
          </w:rPr>
          <w:delText>并</w:delText>
        </w:r>
      </w:del>
      <w:r>
        <w:rPr>
          <w:rFonts w:ascii="Times New Roman" w:hAnsi="Times New Roman" w:cs="Times New Roman" w:hint="eastAsia"/>
          <w:color w:val="000000"/>
        </w:rPr>
        <w:t>不</w:t>
      </w:r>
      <w:del w:id="153" w:author="Think" w:date="2026-03-23T20:32:00Z">
        <w:r w:rsidDel="00FB2519">
          <w:rPr>
            <w:rFonts w:ascii="Times New Roman" w:hAnsi="Times New Roman" w:cs="Times New Roman" w:hint="eastAsia"/>
            <w:color w:val="000000"/>
          </w:rPr>
          <w:delText>意味着其</w:delText>
        </w:r>
      </w:del>
      <w:ins w:id="154" w:author="Think" w:date="2026-03-23T20:32:00Z">
        <w:r w:rsidR="00FB2519">
          <w:rPr>
            <w:rFonts w:ascii="Times New Roman" w:hAnsi="Times New Roman" w:cs="Times New Roman" w:hint="eastAsia"/>
            <w:color w:val="000000"/>
          </w:rPr>
          <w:t>是</w:t>
        </w:r>
      </w:ins>
      <w:r>
        <w:rPr>
          <w:rFonts w:ascii="Times New Roman" w:hAnsi="Times New Roman" w:cs="Times New Roman" w:hint="eastAsia"/>
          <w:color w:val="000000"/>
        </w:rPr>
        <w:t>偏离国际中文词汇体系的基本框架，恰恰相反，它是在保持基础层级高度衔接的前提下，对美国中文教学中更早出现、更常使用、任务支撑更直接的词语进行适度前移，并在高级阶段有针对性地补充专题表达和书面表达所需词汇。其背后的逻辑不是单纯追求“词量更多”或“等级更细”，而是以教学可用性、任务关联度和本土课程需求为原则，对既有词汇体系</w:t>
      </w:r>
      <w:proofErr w:type="gramStart"/>
      <w:r>
        <w:rPr>
          <w:rFonts w:ascii="Times New Roman" w:hAnsi="Times New Roman" w:cs="Times New Roman" w:hint="eastAsia"/>
          <w:color w:val="000000"/>
        </w:rPr>
        <w:t>作出</w:t>
      </w:r>
      <w:proofErr w:type="gramEnd"/>
      <w:r>
        <w:rPr>
          <w:rFonts w:ascii="Times New Roman" w:hAnsi="Times New Roman" w:cs="Times New Roman" w:hint="eastAsia"/>
          <w:color w:val="000000"/>
        </w:rPr>
        <w:t>可解释、可操作的本土化重组。</w:t>
      </w:r>
    </w:p>
    <w:p w:rsidR="00C905BA" w:rsidRDefault="00011222">
      <w:pPr>
        <w:pStyle w:val="2"/>
        <w:adjustRightInd w:val="0"/>
        <w:snapToGrid w:val="0"/>
        <w:spacing w:before="0" w:after="0" w:line="360" w:lineRule="auto"/>
        <w:rPr>
          <w:rFonts w:ascii="Times New Roman" w:hAnsi="Times New Roman" w:cs="Times New Roman"/>
          <w:sz w:val="24"/>
          <w:szCs w:val="24"/>
        </w:rPr>
      </w:pPr>
      <w:r>
        <w:rPr>
          <w:rFonts w:ascii="Times New Roman" w:hAnsi="Times New Roman" w:cs="Times New Roman" w:hint="eastAsia"/>
          <w:sz w:val="24"/>
          <w:szCs w:val="24"/>
        </w:rPr>
        <w:t xml:space="preserve">4.2 </w:t>
      </w:r>
      <w:r>
        <w:rPr>
          <w:rFonts w:ascii="Times New Roman" w:hAnsi="Times New Roman" w:cs="Times New Roman"/>
          <w:sz w:val="24"/>
          <w:szCs w:val="24"/>
        </w:rPr>
        <w:t>语法量表</w:t>
      </w:r>
      <w:r>
        <w:rPr>
          <w:rFonts w:ascii="Times New Roman" w:hAnsi="Times New Roman" w:cs="Times New Roman" w:hint="eastAsia"/>
          <w:sz w:val="24"/>
          <w:szCs w:val="24"/>
        </w:rPr>
        <w:t>的</w:t>
      </w:r>
      <w:r>
        <w:rPr>
          <w:rFonts w:ascii="Times New Roman" w:hAnsi="Times New Roman" w:cs="Times New Roman"/>
          <w:sz w:val="24"/>
          <w:szCs w:val="24"/>
        </w:rPr>
        <w:t>研制</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4</w:t>
      </w:r>
      <w:r>
        <w:rPr>
          <w:rFonts w:ascii="Times New Roman" w:hAnsi="Times New Roman" w:cs="Times New Roman"/>
          <w:color w:val="000000"/>
        </w:rPr>
        <w:t>.</w:t>
      </w:r>
      <w:r>
        <w:rPr>
          <w:rFonts w:ascii="Times New Roman" w:hAnsi="Times New Roman" w:cs="Times New Roman" w:hint="eastAsia"/>
          <w:color w:val="000000"/>
        </w:rPr>
        <w:t>1.1</w:t>
      </w:r>
      <w:r>
        <w:rPr>
          <w:rFonts w:ascii="Times New Roman" w:hAnsi="Times New Roman" w:cs="Times New Roman"/>
          <w:color w:val="000000"/>
        </w:rPr>
        <w:t>语法大纲</w:t>
      </w:r>
      <w:r>
        <w:rPr>
          <w:rFonts w:ascii="Times New Roman" w:hAnsi="Times New Roman" w:cs="Times New Roman" w:hint="eastAsia"/>
          <w:color w:val="000000"/>
        </w:rPr>
        <w:t>总体概述</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color w:val="000000"/>
        </w:rPr>
        <w:t>表中「级别」列中</w:t>
      </w:r>
      <w:r>
        <w:rPr>
          <w:rFonts w:ascii="Times New Roman" w:hAnsi="Times New Roman" w:cs="Times New Roman"/>
          <w:color w:val="000000"/>
        </w:rPr>
        <w:t>HSK</w:t>
      </w:r>
      <w:r>
        <w:rPr>
          <w:rFonts w:ascii="Times New Roman" w:hAnsi="Times New Roman" w:cs="Times New Roman"/>
          <w:color w:val="000000"/>
        </w:rPr>
        <w:t>等级（</w:t>
      </w:r>
      <w:r>
        <w:rPr>
          <w:rFonts w:ascii="Times New Roman" w:hAnsi="Times New Roman" w:cs="Times New Roman"/>
          <w:color w:val="000000"/>
        </w:rPr>
        <w:t>1-9</w:t>
      </w:r>
      <w:r>
        <w:rPr>
          <w:rFonts w:ascii="Times New Roman" w:hAnsi="Times New Roman" w:cs="Times New Roman"/>
          <w:color w:val="000000"/>
        </w:rPr>
        <w:t>级）与</w:t>
      </w:r>
      <w:r>
        <w:rPr>
          <w:rFonts w:ascii="Times New Roman" w:hAnsi="Times New Roman" w:cs="Times New Roman"/>
          <w:color w:val="000000"/>
        </w:rPr>
        <w:t>ACTFL</w:t>
      </w:r>
      <w:r>
        <w:rPr>
          <w:rFonts w:ascii="Times New Roman" w:hAnsi="Times New Roman" w:cs="Times New Roman"/>
          <w:color w:val="000000"/>
        </w:rPr>
        <w:t>次等级（</w:t>
      </w:r>
      <w:r>
        <w:rPr>
          <w:rFonts w:ascii="Times New Roman" w:hAnsi="Times New Roman" w:cs="Times New Roman"/>
          <w:color w:val="000000"/>
        </w:rPr>
        <w:t>Novice Low</w:t>
      </w:r>
      <w:r>
        <w:rPr>
          <w:rFonts w:ascii="Times New Roman" w:hAnsi="Times New Roman" w:cs="Times New Roman"/>
          <w:color w:val="000000"/>
        </w:rPr>
        <w:t>至</w:t>
      </w:r>
      <w:r>
        <w:rPr>
          <w:rFonts w:ascii="Times New Roman" w:hAnsi="Times New Roman" w:cs="Times New Roman"/>
          <w:color w:val="000000"/>
        </w:rPr>
        <w:t>Advanced High+</w:t>
      </w:r>
      <w:r>
        <w:rPr>
          <w:rFonts w:ascii="Times New Roman" w:hAnsi="Times New Roman" w:cs="Times New Roman"/>
          <w:color w:val="000000"/>
        </w:rPr>
        <w:t>）并列显示，仅为对照参考，不意味着两者等价。</w:t>
      </w:r>
      <w:r>
        <w:rPr>
          <w:rFonts w:ascii="Times New Roman" w:hAnsi="Times New Roman" w:cs="Times New Roman"/>
          <w:color w:val="000000"/>
        </w:rPr>
        <w:t>HSK4</w:t>
      </w:r>
      <w:r>
        <w:rPr>
          <w:rFonts w:ascii="Times New Roman" w:hAnsi="Times New Roman" w:cs="Times New Roman"/>
          <w:color w:val="000000"/>
        </w:rPr>
        <w:t>级</w:t>
      </w:r>
      <w:r>
        <w:rPr>
          <w:rFonts w:ascii="Times New Roman" w:hAnsi="Times New Roman" w:cs="Times New Roman"/>
          <w:color w:val="000000"/>
        </w:rPr>
        <w:t>≠Intermediate Low</w:t>
      </w:r>
      <w:r>
        <w:rPr>
          <w:rFonts w:ascii="Times New Roman" w:hAnsi="Times New Roman" w:cs="Times New Roman"/>
          <w:color w:val="000000"/>
        </w:rPr>
        <w:t>，</w:t>
      </w:r>
      <w:r>
        <w:rPr>
          <w:rFonts w:ascii="Times New Roman" w:hAnsi="Times New Roman" w:cs="Times New Roman"/>
          <w:color w:val="000000"/>
        </w:rPr>
        <w:t>HSK6</w:t>
      </w:r>
      <w:r>
        <w:rPr>
          <w:rFonts w:ascii="Times New Roman" w:hAnsi="Times New Roman" w:cs="Times New Roman"/>
          <w:color w:val="000000"/>
        </w:rPr>
        <w:t>级</w:t>
      </w:r>
      <w:r>
        <w:rPr>
          <w:rFonts w:ascii="Times New Roman" w:hAnsi="Times New Roman" w:cs="Times New Roman"/>
          <w:color w:val="000000"/>
        </w:rPr>
        <w:t>≠Intermediate High</w:t>
      </w:r>
      <w:r>
        <w:rPr>
          <w:rFonts w:ascii="Times New Roman" w:hAnsi="Times New Roman" w:cs="Times New Roman"/>
          <w:color w:val="000000"/>
        </w:rPr>
        <w:t>。</w:t>
      </w:r>
    </w:p>
    <w:p w:rsidR="00C905BA" w:rsidRDefault="00011222">
      <w:pPr>
        <w:widowControl/>
        <w:kinsoku w:val="0"/>
        <w:autoSpaceDE w:val="0"/>
        <w:autoSpaceDN w:val="0"/>
        <w:adjustRightInd w:val="0"/>
        <w:snapToGrid w:val="0"/>
        <w:spacing w:line="360" w:lineRule="auto"/>
        <w:jc w:val="center"/>
        <w:textAlignment w:val="baseline"/>
        <w:rPr>
          <w:rFonts w:ascii="Times New Roman" w:hAnsi="Times New Roman" w:cs="Times New Roman"/>
          <w:color w:val="000000"/>
        </w:rPr>
      </w:pPr>
      <w:r>
        <w:rPr>
          <w:rFonts w:ascii="Times New Roman" w:eastAsia="楷体" w:hAnsi="Times New Roman" w:cs="Times New Roman" w:hint="eastAsia"/>
          <w:snapToGrid w:val="0"/>
          <w:color w:val="000000"/>
          <w:spacing w:val="-3"/>
          <w:sz w:val="18"/>
          <w:szCs w:val="18"/>
        </w:rPr>
        <w:t>表</w:t>
      </w:r>
      <w:r>
        <w:rPr>
          <w:rFonts w:ascii="Times New Roman" w:eastAsia="楷体" w:hAnsi="Times New Roman" w:cs="Times New Roman" w:hint="eastAsia"/>
          <w:snapToGrid w:val="0"/>
          <w:color w:val="000000"/>
          <w:spacing w:val="-3"/>
          <w:sz w:val="18"/>
          <w:szCs w:val="18"/>
        </w:rPr>
        <w:t>6 ACTFL</w:t>
      </w:r>
      <w:r>
        <w:rPr>
          <w:rFonts w:ascii="Times New Roman" w:eastAsia="楷体" w:hAnsi="Times New Roman" w:cs="Times New Roman" w:hint="eastAsia"/>
          <w:snapToGrid w:val="0"/>
          <w:color w:val="000000"/>
          <w:spacing w:val="-3"/>
          <w:sz w:val="18"/>
          <w:szCs w:val="18"/>
        </w:rPr>
        <w:t>语法量表</w:t>
      </w:r>
      <w:r>
        <w:rPr>
          <w:rFonts w:ascii="Times New Roman" w:eastAsia="楷体" w:hAnsi="Times New Roman" w:cs="Times New Roman"/>
          <w:snapToGrid w:val="0"/>
          <w:color w:val="000000"/>
          <w:spacing w:val="-3"/>
          <w:sz w:val="18"/>
          <w:szCs w:val="18"/>
        </w:rPr>
        <w:t>与</w:t>
      </w:r>
      <w:r>
        <w:rPr>
          <w:rFonts w:ascii="Times New Roman" w:eastAsia="楷体" w:hAnsi="Times New Roman" w:cs="Times New Roman"/>
          <w:snapToGrid w:val="0"/>
          <w:color w:val="000000"/>
          <w:spacing w:val="-3"/>
          <w:sz w:val="18"/>
          <w:szCs w:val="18"/>
        </w:rPr>
        <w:t>HSK</w:t>
      </w:r>
      <w:r>
        <w:rPr>
          <w:rFonts w:ascii="Times New Roman" w:eastAsia="楷体" w:hAnsi="Times New Roman" w:cs="Times New Roman"/>
          <w:snapToGrid w:val="0"/>
          <w:color w:val="000000"/>
          <w:spacing w:val="-3"/>
          <w:sz w:val="18"/>
          <w:szCs w:val="18"/>
        </w:rPr>
        <w:t>及《等级标准》的阶段对应与</w:t>
      </w:r>
      <w:proofErr w:type="gramStart"/>
      <w:r>
        <w:rPr>
          <w:rFonts w:ascii="Times New Roman" w:eastAsia="楷体" w:hAnsi="Times New Roman" w:cs="Times New Roman"/>
          <w:snapToGrid w:val="0"/>
          <w:color w:val="000000"/>
          <w:spacing w:val="-3"/>
          <w:sz w:val="18"/>
          <w:szCs w:val="18"/>
        </w:rPr>
        <w:t>累计词量比较</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4"/>
        <w:gridCol w:w="1565"/>
        <w:gridCol w:w="2245"/>
        <w:gridCol w:w="1409"/>
        <w:gridCol w:w="1752"/>
      </w:tblGrid>
      <w:tr w:rsidR="00C905BA">
        <w:trPr>
          <w:jc w:val="center"/>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等第</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HSK</w:t>
            </w:r>
            <w:r>
              <w:rPr>
                <w:rFonts w:ascii="Times New Roman" w:hAnsi="Times New Roman" w:cs="Times New Roman"/>
                <w:color w:val="000000"/>
                <w:sz w:val="16"/>
                <w:szCs w:val="21"/>
              </w:rPr>
              <w:t>（新增</w:t>
            </w:r>
            <w:r>
              <w:rPr>
                <w:rFonts w:ascii="Times New Roman" w:hAnsi="Times New Roman" w:cs="Times New Roman"/>
                <w:color w:val="000000"/>
                <w:sz w:val="16"/>
                <w:szCs w:val="21"/>
              </w:rPr>
              <w:t>/</w:t>
            </w:r>
            <w:r>
              <w:rPr>
                <w:rFonts w:ascii="Times New Roman" w:hAnsi="Times New Roman" w:cs="Times New Roman"/>
                <w:color w:val="000000"/>
                <w:sz w:val="16"/>
                <w:szCs w:val="21"/>
              </w:rPr>
              <w:t>累计）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《等级标准》</w:t>
            </w:r>
            <w:r>
              <w:rPr>
                <w:rFonts w:ascii="Times New Roman" w:hAnsi="Times New Roman" w:cs="Times New Roman"/>
                <w:color w:val="000000"/>
                <w:sz w:val="16"/>
                <w:szCs w:val="21"/>
              </w:rPr>
              <w:t xml:space="preserve"> </w:t>
            </w:r>
            <w:r>
              <w:rPr>
                <w:rFonts w:ascii="Times New Roman" w:hAnsi="Times New Roman" w:cs="Times New Roman"/>
                <w:color w:val="000000"/>
                <w:sz w:val="16"/>
                <w:szCs w:val="21"/>
              </w:rPr>
              <w:t>（新增</w:t>
            </w:r>
            <w:r>
              <w:rPr>
                <w:rFonts w:ascii="Times New Roman" w:hAnsi="Times New Roman" w:cs="Times New Roman"/>
                <w:color w:val="000000"/>
                <w:sz w:val="16"/>
                <w:szCs w:val="21"/>
              </w:rPr>
              <w:t>/</w:t>
            </w:r>
            <w:r>
              <w:rPr>
                <w:rFonts w:ascii="Times New Roman" w:hAnsi="Times New Roman" w:cs="Times New Roman"/>
                <w:color w:val="000000"/>
                <w:sz w:val="16"/>
                <w:szCs w:val="21"/>
              </w:rPr>
              <w:t>累计）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等第</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ACTFL</w:t>
            </w:r>
            <w:r>
              <w:rPr>
                <w:rFonts w:ascii="Times New Roman" w:hAnsi="Times New Roman" w:cs="Times New Roman"/>
                <w:color w:val="000000"/>
                <w:sz w:val="16"/>
                <w:szCs w:val="21"/>
              </w:rPr>
              <w:t>（新增</w:t>
            </w:r>
            <w:r>
              <w:rPr>
                <w:rFonts w:ascii="Times New Roman" w:hAnsi="Times New Roman" w:cs="Times New Roman"/>
                <w:color w:val="000000"/>
                <w:sz w:val="16"/>
                <w:szCs w:val="21"/>
              </w:rPr>
              <w:t>/</w:t>
            </w:r>
            <w:r>
              <w:rPr>
                <w:rFonts w:ascii="Times New Roman" w:hAnsi="Times New Roman" w:cs="Times New Roman"/>
                <w:color w:val="000000"/>
                <w:sz w:val="16"/>
                <w:szCs w:val="21"/>
              </w:rPr>
              <w:t>累计）</w:t>
            </w:r>
          </w:p>
        </w:tc>
      </w:tr>
      <w:tr w:rsidR="00C905B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初等</w:t>
            </w:r>
            <w:r>
              <w:rPr>
                <w:rFonts w:ascii="Times New Roman" w:hAnsi="Times New Roman" w:cs="Times New Roman"/>
                <w:color w:val="000000"/>
                <w:sz w:val="16"/>
                <w:szCs w:val="21"/>
              </w:rPr>
              <w:t>1</w:t>
            </w:r>
            <w:r>
              <w:rPr>
                <w:rFonts w:ascii="Times New Roman" w:hAnsi="Times New Roman" w:cs="Times New Roman"/>
                <w:color w:val="000000"/>
                <w:sz w:val="16"/>
                <w:szCs w:val="21"/>
              </w:rPr>
              <w:t>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70 / 70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48 / 48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Novice Low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34 / 34</w:t>
            </w:r>
          </w:p>
        </w:tc>
      </w:tr>
      <w:tr w:rsidR="00C905B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初等</w:t>
            </w:r>
            <w:r>
              <w:rPr>
                <w:rFonts w:ascii="Times New Roman" w:hAnsi="Times New Roman" w:cs="Times New Roman"/>
                <w:color w:val="000000"/>
                <w:sz w:val="16"/>
                <w:szCs w:val="21"/>
              </w:rPr>
              <w:t>2</w:t>
            </w:r>
            <w:r>
              <w:rPr>
                <w:rFonts w:ascii="Times New Roman" w:hAnsi="Times New Roman" w:cs="Times New Roman"/>
                <w:color w:val="000000"/>
                <w:sz w:val="16"/>
                <w:szCs w:val="21"/>
              </w:rPr>
              <w:t>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78 / 148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81 / 129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Novice Mid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47 / 81</w:t>
            </w:r>
          </w:p>
        </w:tc>
      </w:tr>
      <w:tr w:rsidR="00C905B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初等</w:t>
            </w:r>
            <w:r>
              <w:rPr>
                <w:rFonts w:ascii="Times New Roman" w:hAnsi="Times New Roman" w:cs="Times New Roman"/>
                <w:color w:val="000000"/>
                <w:sz w:val="16"/>
                <w:szCs w:val="21"/>
              </w:rPr>
              <w:t>3</w:t>
            </w:r>
            <w:r>
              <w:rPr>
                <w:rFonts w:ascii="Times New Roman" w:hAnsi="Times New Roman" w:cs="Times New Roman"/>
                <w:color w:val="000000"/>
                <w:sz w:val="16"/>
                <w:szCs w:val="21"/>
              </w:rPr>
              <w:t>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96 / 244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81 / 210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Novice High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49 / 130</w:t>
            </w:r>
          </w:p>
        </w:tc>
      </w:tr>
      <w:tr w:rsidR="00C905B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中等</w:t>
            </w:r>
            <w:r>
              <w:rPr>
                <w:rFonts w:ascii="Times New Roman" w:hAnsi="Times New Roman" w:cs="Times New Roman"/>
                <w:color w:val="000000"/>
                <w:sz w:val="16"/>
                <w:szCs w:val="21"/>
              </w:rPr>
              <w:t>4</w:t>
            </w:r>
            <w:r>
              <w:rPr>
                <w:rFonts w:ascii="Times New Roman" w:hAnsi="Times New Roman" w:cs="Times New Roman"/>
                <w:color w:val="000000"/>
                <w:sz w:val="16"/>
                <w:szCs w:val="21"/>
              </w:rPr>
              <w:t>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95 / 339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76 / 286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Intermediate Low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44 / 174</w:t>
            </w:r>
          </w:p>
        </w:tc>
      </w:tr>
      <w:tr w:rsidR="00C905B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中等</w:t>
            </w:r>
            <w:r>
              <w:rPr>
                <w:rFonts w:ascii="Times New Roman" w:hAnsi="Times New Roman" w:cs="Times New Roman"/>
                <w:color w:val="000000"/>
                <w:sz w:val="16"/>
                <w:szCs w:val="21"/>
              </w:rPr>
              <w:t>5</w:t>
            </w:r>
            <w:r>
              <w:rPr>
                <w:rFonts w:ascii="Times New Roman" w:hAnsi="Times New Roman" w:cs="Times New Roman"/>
                <w:color w:val="000000"/>
                <w:sz w:val="16"/>
                <w:szCs w:val="21"/>
              </w:rPr>
              <w:t>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70 / 409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71 / 357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Intermediate Mid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34 / 208</w:t>
            </w:r>
          </w:p>
        </w:tc>
      </w:tr>
      <w:tr w:rsidR="00C905B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中等</w:t>
            </w:r>
            <w:r>
              <w:rPr>
                <w:rFonts w:ascii="Times New Roman" w:hAnsi="Times New Roman" w:cs="Times New Roman"/>
                <w:color w:val="000000"/>
                <w:sz w:val="16"/>
                <w:szCs w:val="21"/>
              </w:rPr>
              <w:t>6</w:t>
            </w:r>
            <w:r>
              <w:rPr>
                <w:rFonts w:ascii="Times New Roman" w:hAnsi="Times New Roman" w:cs="Times New Roman"/>
                <w:color w:val="000000"/>
                <w:sz w:val="16"/>
                <w:szCs w:val="21"/>
              </w:rPr>
              <w:t>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50 / 459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67 / 424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Intermediate High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28 / 236</w:t>
            </w:r>
          </w:p>
        </w:tc>
      </w:tr>
      <w:tr w:rsidR="00C905B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高等</w:t>
            </w:r>
            <w:r>
              <w:rPr>
                <w:rFonts w:ascii="Times New Roman" w:hAnsi="Times New Roman" w:cs="Times New Roman"/>
                <w:color w:val="000000"/>
                <w:sz w:val="16"/>
                <w:szCs w:val="21"/>
              </w:rPr>
              <w:t>7-9</w:t>
            </w:r>
            <w:r>
              <w:rPr>
                <w:rFonts w:ascii="Times New Roman" w:hAnsi="Times New Roman" w:cs="Times New Roman"/>
                <w:color w:val="000000"/>
                <w:sz w:val="16"/>
                <w:szCs w:val="21"/>
              </w:rPr>
              <w:t>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134 / 593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148 / 572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Advanced+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148 / 384</w:t>
            </w:r>
          </w:p>
        </w:tc>
      </w:tr>
      <w:tr w:rsidR="00C905BA">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合计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593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572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C905BA">
            <w:pPr>
              <w:adjustRightInd w:val="0"/>
              <w:snapToGrid w:val="0"/>
              <w:jc w:val="center"/>
              <w:rPr>
                <w:rFonts w:ascii="Times New Roman" w:hAnsi="Times New Roman" w:cs="Times New Roman"/>
                <w:color w:val="000000"/>
                <w:sz w:val="16"/>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384</w:t>
            </w:r>
          </w:p>
        </w:tc>
      </w:tr>
    </w:tbl>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ab/>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就规模而言，</w:t>
      </w:r>
      <w:r>
        <w:rPr>
          <w:rFonts w:ascii="Times New Roman" w:hAnsi="Times New Roman" w:cs="Times New Roman" w:hint="eastAsia"/>
          <w:color w:val="000000"/>
        </w:rPr>
        <w:t xml:space="preserve">HSK </w:t>
      </w:r>
      <w:r>
        <w:rPr>
          <w:rFonts w:ascii="Times New Roman" w:hAnsi="Times New Roman" w:cs="Times New Roman" w:hint="eastAsia"/>
          <w:color w:val="000000"/>
        </w:rPr>
        <w:t>语法条目共</w:t>
      </w:r>
      <w:r>
        <w:rPr>
          <w:rFonts w:ascii="Times New Roman" w:hAnsi="Times New Roman" w:cs="Times New Roman" w:hint="eastAsia"/>
          <w:color w:val="000000"/>
        </w:rPr>
        <w:t xml:space="preserve"> 593 </w:t>
      </w:r>
      <w:r>
        <w:rPr>
          <w:rFonts w:ascii="Times New Roman" w:hAnsi="Times New Roman" w:cs="Times New Roman" w:hint="eastAsia"/>
          <w:color w:val="000000"/>
        </w:rPr>
        <w:t>条，《国际中文教育中文水平等级标准》共</w:t>
      </w:r>
      <w:r>
        <w:rPr>
          <w:rFonts w:ascii="Times New Roman" w:hAnsi="Times New Roman" w:cs="Times New Roman" w:hint="eastAsia"/>
          <w:color w:val="000000"/>
        </w:rPr>
        <w:t xml:space="preserve"> 572 </w:t>
      </w:r>
      <w:r>
        <w:rPr>
          <w:rFonts w:ascii="Times New Roman" w:hAnsi="Times New Roman" w:cs="Times New Roman" w:hint="eastAsia"/>
          <w:color w:val="000000"/>
        </w:rPr>
        <w:t>条，而本量表共</w:t>
      </w:r>
      <w:r>
        <w:rPr>
          <w:rFonts w:ascii="Times New Roman" w:hAnsi="Times New Roman" w:cs="Times New Roman" w:hint="eastAsia"/>
          <w:color w:val="000000"/>
        </w:rPr>
        <w:t xml:space="preserve"> 384 </w:t>
      </w:r>
      <w:r>
        <w:rPr>
          <w:rFonts w:ascii="Times New Roman" w:hAnsi="Times New Roman" w:cs="Times New Roman" w:hint="eastAsia"/>
          <w:color w:val="000000"/>
        </w:rPr>
        <w:t>条，较前两者分别减少</w:t>
      </w:r>
      <w:r>
        <w:rPr>
          <w:rFonts w:ascii="Times New Roman" w:hAnsi="Times New Roman" w:cs="Times New Roman" w:hint="eastAsia"/>
          <w:color w:val="000000"/>
        </w:rPr>
        <w:t xml:space="preserve"> 209 </w:t>
      </w:r>
      <w:r>
        <w:rPr>
          <w:rFonts w:ascii="Times New Roman" w:hAnsi="Times New Roman" w:cs="Times New Roman" w:hint="eastAsia"/>
          <w:color w:val="000000"/>
        </w:rPr>
        <w:t>条和</w:t>
      </w:r>
      <w:r>
        <w:rPr>
          <w:rFonts w:ascii="Times New Roman" w:hAnsi="Times New Roman" w:cs="Times New Roman" w:hint="eastAsia"/>
          <w:color w:val="000000"/>
        </w:rPr>
        <w:t xml:space="preserve"> 188 </w:t>
      </w:r>
      <w:r>
        <w:rPr>
          <w:rFonts w:ascii="Times New Roman" w:hAnsi="Times New Roman" w:cs="Times New Roman" w:hint="eastAsia"/>
          <w:color w:val="000000"/>
        </w:rPr>
        <w:t>条，整体精简约三分之一。分段来看，本量表</w:t>
      </w:r>
      <w:r>
        <w:rPr>
          <w:rFonts w:ascii="Times New Roman" w:hAnsi="Times New Roman" w:cs="Times New Roman" w:hint="eastAsia"/>
          <w:color w:val="000000"/>
        </w:rPr>
        <w:t xml:space="preserve"> Novice </w:t>
      </w:r>
      <w:r>
        <w:rPr>
          <w:rFonts w:ascii="Times New Roman" w:hAnsi="Times New Roman" w:cs="Times New Roman" w:hint="eastAsia"/>
          <w:color w:val="000000"/>
        </w:rPr>
        <w:t>至</w:t>
      </w:r>
      <w:r>
        <w:rPr>
          <w:rFonts w:ascii="Times New Roman" w:hAnsi="Times New Roman" w:cs="Times New Roman" w:hint="eastAsia"/>
          <w:color w:val="000000"/>
        </w:rPr>
        <w:t xml:space="preserve"> Intermediate High </w:t>
      </w:r>
      <w:r>
        <w:rPr>
          <w:rFonts w:ascii="Times New Roman" w:hAnsi="Times New Roman" w:cs="Times New Roman" w:hint="eastAsia"/>
          <w:color w:val="000000"/>
        </w:rPr>
        <w:t>累计</w:t>
      </w:r>
      <w:r>
        <w:rPr>
          <w:rFonts w:ascii="Times New Roman" w:hAnsi="Times New Roman" w:cs="Times New Roman" w:hint="eastAsia"/>
          <w:color w:val="000000"/>
        </w:rPr>
        <w:t xml:space="preserve"> 236 </w:t>
      </w:r>
      <w:r>
        <w:rPr>
          <w:rFonts w:ascii="Times New Roman" w:hAnsi="Times New Roman" w:cs="Times New Roman" w:hint="eastAsia"/>
          <w:color w:val="000000"/>
        </w:rPr>
        <w:t>条，</w:t>
      </w:r>
      <w:r>
        <w:rPr>
          <w:rFonts w:ascii="Times New Roman" w:hAnsi="Times New Roman" w:cs="Times New Roman" w:hint="eastAsia"/>
          <w:color w:val="000000"/>
        </w:rPr>
        <w:t xml:space="preserve">Advanced+ </w:t>
      </w:r>
      <w:r>
        <w:rPr>
          <w:rFonts w:ascii="Times New Roman" w:hAnsi="Times New Roman" w:cs="Times New Roman" w:hint="eastAsia"/>
          <w:color w:val="000000"/>
        </w:rPr>
        <w:t>单列</w:t>
      </w:r>
      <w:r>
        <w:rPr>
          <w:rFonts w:ascii="Times New Roman" w:hAnsi="Times New Roman" w:cs="Times New Roman" w:hint="eastAsia"/>
          <w:color w:val="000000"/>
        </w:rPr>
        <w:t xml:space="preserve"> 148 </w:t>
      </w:r>
      <w:r>
        <w:rPr>
          <w:rFonts w:ascii="Times New Roman" w:hAnsi="Times New Roman" w:cs="Times New Roman" w:hint="eastAsia"/>
          <w:color w:val="000000"/>
        </w:rPr>
        <w:t>条，占总量的</w:t>
      </w:r>
      <w:r>
        <w:rPr>
          <w:rFonts w:ascii="Times New Roman" w:hAnsi="Times New Roman" w:cs="Times New Roman" w:hint="eastAsia"/>
          <w:color w:val="000000"/>
        </w:rPr>
        <w:t xml:space="preserve"> 38.5%</w:t>
      </w:r>
      <w:r>
        <w:rPr>
          <w:rFonts w:ascii="Times New Roman" w:hAnsi="Times New Roman" w:cs="Times New Roman" w:hint="eastAsia"/>
          <w:color w:val="000000"/>
        </w:rPr>
        <w:t>；相比之下，</w:t>
      </w:r>
      <w:r>
        <w:rPr>
          <w:rFonts w:ascii="Times New Roman" w:hAnsi="Times New Roman" w:cs="Times New Roman" w:hint="eastAsia"/>
          <w:color w:val="000000"/>
        </w:rPr>
        <w:t xml:space="preserve">HSK </w:t>
      </w:r>
      <w:r>
        <w:rPr>
          <w:rFonts w:ascii="Times New Roman" w:hAnsi="Times New Roman" w:cs="Times New Roman" w:hint="eastAsia"/>
          <w:color w:val="000000"/>
        </w:rPr>
        <w:t>高等段为</w:t>
      </w:r>
      <w:r>
        <w:rPr>
          <w:rFonts w:ascii="Times New Roman" w:hAnsi="Times New Roman" w:cs="Times New Roman" w:hint="eastAsia"/>
          <w:color w:val="000000"/>
        </w:rPr>
        <w:t xml:space="preserve"> 134/593</w:t>
      </w:r>
      <w:r>
        <w:rPr>
          <w:rFonts w:ascii="Times New Roman" w:hAnsi="Times New Roman" w:cs="Times New Roman" w:hint="eastAsia"/>
          <w:color w:val="000000"/>
        </w:rPr>
        <w:t>（</w:t>
      </w:r>
      <w:r>
        <w:rPr>
          <w:rFonts w:ascii="Times New Roman" w:hAnsi="Times New Roman" w:cs="Times New Roman" w:hint="eastAsia"/>
          <w:color w:val="000000"/>
        </w:rPr>
        <w:t>22.6%</w:t>
      </w:r>
      <w:r>
        <w:rPr>
          <w:rFonts w:ascii="Times New Roman" w:hAnsi="Times New Roman" w:cs="Times New Roman" w:hint="eastAsia"/>
          <w:color w:val="000000"/>
        </w:rPr>
        <w:t>），《等级标准》高等段为</w:t>
      </w:r>
      <w:r>
        <w:rPr>
          <w:rFonts w:ascii="Times New Roman" w:hAnsi="Times New Roman" w:cs="Times New Roman" w:hint="eastAsia"/>
          <w:color w:val="000000"/>
        </w:rPr>
        <w:t xml:space="preserve"> 148/572</w:t>
      </w:r>
      <w:r>
        <w:rPr>
          <w:rFonts w:ascii="Times New Roman" w:hAnsi="Times New Roman" w:cs="Times New Roman" w:hint="eastAsia"/>
          <w:color w:val="000000"/>
        </w:rPr>
        <w:t>（</w:t>
      </w:r>
      <w:r>
        <w:rPr>
          <w:rFonts w:ascii="Times New Roman" w:hAnsi="Times New Roman" w:cs="Times New Roman" w:hint="eastAsia"/>
          <w:color w:val="000000"/>
        </w:rPr>
        <w:t>25.9%</w:t>
      </w:r>
      <w:r>
        <w:rPr>
          <w:rFonts w:ascii="Times New Roman" w:hAnsi="Times New Roman" w:cs="Times New Roman" w:hint="eastAsia"/>
          <w:color w:val="000000"/>
        </w:rPr>
        <w:t>）。这表明，本量表的调整并非单纯“减量”，而是在总体压缩的同时，显著提高了高级段在整体结构中的比重，即初中</w:t>
      </w:r>
      <w:proofErr w:type="gramStart"/>
      <w:r>
        <w:rPr>
          <w:rFonts w:ascii="Times New Roman" w:hAnsi="Times New Roman" w:cs="Times New Roman" w:hint="eastAsia"/>
          <w:color w:val="000000"/>
        </w:rPr>
        <w:t>级阶段</w:t>
      </w:r>
      <w:proofErr w:type="gramEnd"/>
      <w:r>
        <w:rPr>
          <w:rFonts w:ascii="Times New Roman" w:hAnsi="Times New Roman" w:cs="Times New Roman" w:hint="eastAsia"/>
          <w:color w:val="000000"/>
        </w:rPr>
        <w:t>重在建构核心语法框架，高级阶段则转向语</w:t>
      </w:r>
      <w:proofErr w:type="gramStart"/>
      <w:r>
        <w:rPr>
          <w:rFonts w:ascii="Times New Roman" w:hAnsi="Times New Roman" w:cs="Times New Roman" w:hint="eastAsia"/>
          <w:color w:val="000000"/>
        </w:rPr>
        <w:t>篇意识</w:t>
      </w:r>
      <w:proofErr w:type="gramEnd"/>
      <w:r>
        <w:rPr>
          <w:rFonts w:ascii="Times New Roman" w:hAnsi="Times New Roman" w:cs="Times New Roman" w:hint="eastAsia"/>
          <w:color w:val="000000"/>
        </w:rPr>
        <w:t>和语体意识的系统培养。</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4.1.2</w:t>
      </w:r>
      <w:r>
        <w:rPr>
          <w:rFonts w:ascii="Times New Roman" w:hAnsi="Times New Roman" w:cs="Times New Roman" w:hint="eastAsia"/>
          <w:color w:val="000000"/>
        </w:rPr>
        <w:t>语法量表研制的基本思路与主要做法</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本量表重构的首要前提，是重新界定教学语法项目的边界。既有标准中均存在不同程度的词类</w:t>
      </w:r>
      <w:r>
        <w:rPr>
          <w:rFonts w:ascii="Times New Roman" w:hAnsi="Times New Roman" w:cs="Times New Roman" w:hint="eastAsia"/>
          <w:color w:val="000000"/>
        </w:rPr>
        <w:lastRenderedPageBreak/>
        <w:t>罗列现象，其中</w:t>
      </w:r>
      <w:r>
        <w:rPr>
          <w:rFonts w:ascii="Times New Roman" w:hAnsi="Times New Roman" w:cs="Times New Roman" w:hint="eastAsia"/>
          <w:color w:val="000000"/>
        </w:rPr>
        <w:t xml:space="preserve"> HSK 593 </w:t>
      </w:r>
      <w:r>
        <w:rPr>
          <w:rFonts w:ascii="Times New Roman" w:hAnsi="Times New Roman" w:cs="Times New Roman" w:hint="eastAsia"/>
          <w:color w:val="000000"/>
        </w:rPr>
        <w:t>条中约有</w:t>
      </w:r>
      <w:r>
        <w:rPr>
          <w:rFonts w:ascii="Times New Roman" w:hAnsi="Times New Roman" w:cs="Times New Roman" w:hint="eastAsia"/>
          <w:color w:val="000000"/>
        </w:rPr>
        <w:t xml:space="preserve"> 101 </w:t>
      </w:r>
      <w:r>
        <w:rPr>
          <w:rFonts w:ascii="Times New Roman" w:hAnsi="Times New Roman" w:cs="Times New Roman" w:hint="eastAsia"/>
          <w:color w:val="000000"/>
        </w:rPr>
        <w:t>条、约占</w:t>
      </w:r>
      <w:r>
        <w:rPr>
          <w:rFonts w:ascii="Times New Roman" w:hAnsi="Times New Roman" w:cs="Times New Roman" w:hint="eastAsia"/>
          <w:color w:val="000000"/>
        </w:rPr>
        <w:t xml:space="preserve"> 17%</w:t>
      </w:r>
      <w:r>
        <w:rPr>
          <w:rFonts w:ascii="Times New Roman" w:hAnsi="Times New Roman" w:cs="Times New Roman" w:hint="eastAsia"/>
          <w:color w:val="000000"/>
        </w:rPr>
        <w:t>，实质上属于按词性重列的词汇项目；《等级标准》中同类条目约</w:t>
      </w:r>
      <w:r>
        <w:rPr>
          <w:rFonts w:ascii="Times New Roman" w:hAnsi="Times New Roman" w:cs="Times New Roman" w:hint="eastAsia"/>
          <w:color w:val="000000"/>
        </w:rPr>
        <w:t xml:space="preserve"> 20 </w:t>
      </w:r>
      <w:r>
        <w:rPr>
          <w:rFonts w:ascii="Times New Roman" w:hAnsi="Times New Roman" w:cs="Times New Roman" w:hint="eastAsia"/>
          <w:color w:val="000000"/>
        </w:rPr>
        <w:t>条。以</w:t>
      </w:r>
      <w:r>
        <w:rPr>
          <w:rFonts w:ascii="Times New Roman" w:hAnsi="Times New Roman" w:cs="Times New Roman" w:hint="eastAsia"/>
          <w:color w:val="000000"/>
        </w:rPr>
        <w:t xml:space="preserve"> HSK </w:t>
      </w:r>
      <w:r>
        <w:rPr>
          <w:rFonts w:ascii="Times New Roman" w:hAnsi="Times New Roman" w:cs="Times New Roman" w:hint="eastAsia"/>
          <w:color w:val="000000"/>
        </w:rPr>
        <w:t>为例，仅副词子类清单即约</w:t>
      </w:r>
      <w:r>
        <w:rPr>
          <w:rFonts w:ascii="Times New Roman" w:hAnsi="Times New Roman" w:cs="Times New Roman" w:hint="eastAsia"/>
          <w:color w:val="000000"/>
        </w:rPr>
        <w:t xml:space="preserve"> 51 </w:t>
      </w:r>
      <w:r>
        <w:rPr>
          <w:rFonts w:ascii="Times New Roman" w:hAnsi="Times New Roman" w:cs="Times New Roman" w:hint="eastAsia"/>
          <w:color w:val="000000"/>
        </w:rPr>
        <w:t>条，量词清单约</w:t>
      </w:r>
      <w:r>
        <w:rPr>
          <w:rFonts w:ascii="Times New Roman" w:hAnsi="Times New Roman" w:cs="Times New Roman" w:hint="eastAsia"/>
          <w:color w:val="000000"/>
        </w:rPr>
        <w:t xml:space="preserve"> 20 </w:t>
      </w:r>
      <w:r>
        <w:rPr>
          <w:rFonts w:ascii="Times New Roman" w:hAnsi="Times New Roman" w:cs="Times New Roman" w:hint="eastAsia"/>
          <w:color w:val="000000"/>
        </w:rPr>
        <w:t>条，代词清单约</w:t>
      </w:r>
      <w:r>
        <w:rPr>
          <w:rFonts w:ascii="Times New Roman" w:hAnsi="Times New Roman" w:cs="Times New Roman" w:hint="eastAsia"/>
          <w:color w:val="000000"/>
        </w:rPr>
        <w:t xml:space="preserve"> 18 </w:t>
      </w:r>
      <w:r>
        <w:rPr>
          <w:rFonts w:ascii="Times New Roman" w:hAnsi="Times New Roman" w:cs="Times New Roman" w:hint="eastAsia"/>
          <w:color w:val="000000"/>
        </w:rPr>
        <w:t>条，能愿动词分项约</w:t>
      </w:r>
      <w:r>
        <w:rPr>
          <w:rFonts w:ascii="Times New Roman" w:hAnsi="Times New Roman" w:cs="Times New Roman" w:hint="eastAsia"/>
          <w:color w:val="000000"/>
        </w:rPr>
        <w:t xml:space="preserve"> 12 </w:t>
      </w:r>
      <w:r>
        <w:rPr>
          <w:rFonts w:ascii="Times New Roman" w:hAnsi="Times New Roman" w:cs="Times New Roman" w:hint="eastAsia"/>
          <w:color w:val="000000"/>
        </w:rPr>
        <w:t>条，前后缀类约</w:t>
      </w:r>
      <w:r>
        <w:rPr>
          <w:rFonts w:ascii="Times New Roman" w:hAnsi="Times New Roman" w:cs="Times New Roman" w:hint="eastAsia"/>
          <w:color w:val="000000"/>
        </w:rPr>
        <w:t xml:space="preserve"> 8 </w:t>
      </w:r>
      <w:r>
        <w:rPr>
          <w:rFonts w:ascii="Times New Roman" w:hAnsi="Times New Roman" w:cs="Times New Roman" w:hint="eastAsia"/>
          <w:color w:val="000000"/>
        </w:rPr>
        <w:t>条。这类项目在形式上属于“语法”，实质上并未提升到结构规则层面，而是将词汇内容以语法名义再次列项。基于此，本量表将“结构规则、表达功能、语篇组织方式及体现结构关系的虚词用法”作为语法保留标准，将具体词语的音、形、义、用原则上归入词汇教学。由此，名量词成员、代词成员、副词子类及前后缀清单等被批量压缩或转出，但“数词—量词—名词”结构、“疑问代词的任指</w:t>
      </w:r>
      <w:r>
        <w:rPr>
          <w:rFonts w:ascii="Times New Roman" w:hAnsi="Times New Roman" w:cs="Times New Roman" w:hint="eastAsia"/>
          <w:color w:val="000000"/>
        </w:rPr>
        <w:t>/</w:t>
      </w:r>
      <w:r>
        <w:rPr>
          <w:rFonts w:ascii="Times New Roman" w:hAnsi="Times New Roman" w:cs="Times New Roman" w:hint="eastAsia"/>
          <w:color w:val="000000"/>
        </w:rPr>
        <w:t>虚指机制”等真正具有规则性质的内容则被保留下来。也就是说，本量表所减少的，并非教学所需内容本身，而是将大量原本停留</w:t>
      </w:r>
      <w:proofErr w:type="gramStart"/>
      <w:r>
        <w:rPr>
          <w:rFonts w:ascii="Times New Roman" w:hAnsi="Times New Roman" w:cs="Times New Roman" w:hint="eastAsia"/>
          <w:color w:val="000000"/>
        </w:rPr>
        <w:t>在词项层面</w:t>
      </w:r>
      <w:proofErr w:type="gramEnd"/>
      <w:r>
        <w:rPr>
          <w:rFonts w:ascii="Times New Roman" w:hAnsi="Times New Roman" w:cs="Times New Roman" w:hint="eastAsia"/>
          <w:color w:val="000000"/>
        </w:rPr>
        <w:t>的条目重新归位。</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在条目边界重新厘定之后，进一步调整了语法项目的层级分布，其基本依据不是标准之间的机械对译，而是不同阶段交际任务对语法资源的实际需求。因此，</w:t>
      </w:r>
      <w:r>
        <w:rPr>
          <w:rFonts w:ascii="Times New Roman" w:hAnsi="Times New Roman" w:cs="Times New Roman" w:hint="eastAsia"/>
          <w:color w:val="000000"/>
        </w:rPr>
        <w:t xml:space="preserve">ACTFL </w:t>
      </w:r>
      <w:r>
        <w:rPr>
          <w:rFonts w:ascii="Times New Roman" w:hAnsi="Times New Roman" w:cs="Times New Roman" w:hint="eastAsia"/>
          <w:color w:val="000000"/>
        </w:rPr>
        <w:t>各次等级与</w:t>
      </w:r>
      <w:r>
        <w:rPr>
          <w:rFonts w:ascii="Times New Roman" w:hAnsi="Times New Roman" w:cs="Times New Roman" w:hint="eastAsia"/>
          <w:color w:val="000000"/>
        </w:rPr>
        <w:t xml:space="preserve"> HSK</w:t>
      </w:r>
      <w:r>
        <w:rPr>
          <w:rFonts w:ascii="Times New Roman" w:hAnsi="Times New Roman" w:cs="Times New Roman" w:hint="eastAsia"/>
          <w:color w:val="000000"/>
        </w:rPr>
        <w:t>、</w:t>
      </w:r>
      <w:r>
        <w:rPr>
          <w:rFonts w:ascii="Times New Roman" w:hAnsi="Times New Roman" w:cs="Times New Roman" w:hint="eastAsia"/>
          <w:color w:val="000000"/>
        </w:rPr>
        <w:t xml:space="preserve">PG </w:t>
      </w:r>
      <w:r>
        <w:rPr>
          <w:rFonts w:ascii="Times New Roman" w:hAnsi="Times New Roman" w:cs="Times New Roman" w:hint="eastAsia"/>
          <w:color w:val="000000"/>
        </w:rPr>
        <w:t>各级并不构成简单对应关系。以</w:t>
      </w:r>
      <w:r>
        <w:rPr>
          <w:rFonts w:ascii="Times New Roman" w:hAnsi="Times New Roman" w:cs="Times New Roman" w:hint="eastAsia"/>
          <w:color w:val="000000"/>
        </w:rPr>
        <w:t xml:space="preserve"> Intermediate Low </w:t>
      </w:r>
      <w:r>
        <w:rPr>
          <w:rFonts w:ascii="Times New Roman" w:hAnsi="Times New Roman" w:cs="Times New Roman" w:hint="eastAsia"/>
          <w:color w:val="000000"/>
        </w:rPr>
        <w:t>为例，本量表该级所纳入的项目横跨既有标准多个层级，既包括原属较低等级的基础结构，也吸收了原属较高等级、但在中级表达中已具有明显功能必要性的项目。例如，程度补语、多项状语、双重否定等项目也作了不同程度前移。就总体统计而言，本量表相较</w:t>
      </w:r>
      <w:r>
        <w:rPr>
          <w:rFonts w:ascii="Times New Roman" w:hAnsi="Times New Roman" w:cs="Times New Roman" w:hint="eastAsia"/>
          <w:color w:val="000000"/>
        </w:rPr>
        <w:t xml:space="preserve"> HSK </w:t>
      </w:r>
      <w:r>
        <w:rPr>
          <w:rFonts w:ascii="Times New Roman" w:hAnsi="Times New Roman" w:cs="Times New Roman" w:hint="eastAsia"/>
          <w:color w:val="000000"/>
        </w:rPr>
        <w:t>或</w:t>
      </w:r>
      <w:r>
        <w:rPr>
          <w:rFonts w:ascii="Times New Roman" w:hAnsi="Times New Roman" w:cs="Times New Roman" w:hint="eastAsia"/>
          <w:color w:val="000000"/>
        </w:rPr>
        <w:t xml:space="preserve"> PG </w:t>
      </w:r>
      <w:r>
        <w:rPr>
          <w:rFonts w:ascii="Times New Roman" w:hAnsi="Times New Roman" w:cs="Times New Roman" w:hint="eastAsia"/>
          <w:color w:val="000000"/>
        </w:rPr>
        <w:t>前移的项目约</w:t>
      </w:r>
      <w:r>
        <w:rPr>
          <w:rFonts w:ascii="Times New Roman" w:hAnsi="Times New Roman" w:cs="Times New Roman" w:hint="eastAsia"/>
          <w:color w:val="000000"/>
        </w:rPr>
        <w:t xml:space="preserve"> 30 </w:t>
      </w:r>
      <w:proofErr w:type="gramStart"/>
      <w:r>
        <w:rPr>
          <w:rFonts w:ascii="Times New Roman" w:hAnsi="Times New Roman" w:cs="Times New Roman" w:hint="eastAsia"/>
          <w:color w:val="000000"/>
        </w:rPr>
        <w:t>个</w:t>
      </w:r>
      <w:proofErr w:type="gramEnd"/>
      <w:r>
        <w:rPr>
          <w:rFonts w:ascii="Times New Roman" w:hAnsi="Times New Roman" w:cs="Times New Roman" w:hint="eastAsia"/>
          <w:color w:val="000000"/>
        </w:rPr>
        <w:t>。其原则并非“提早教完”，而是“提早进入视野”：对初中</w:t>
      </w:r>
      <w:proofErr w:type="gramStart"/>
      <w:r>
        <w:rPr>
          <w:rFonts w:ascii="Times New Roman" w:hAnsi="Times New Roman" w:cs="Times New Roman" w:hint="eastAsia"/>
          <w:color w:val="000000"/>
        </w:rPr>
        <w:t>级表达自然度具有</w:t>
      </w:r>
      <w:proofErr w:type="gramEnd"/>
      <w:r>
        <w:rPr>
          <w:rFonts w:ascii="Times New Roman" w:hAnsi="Times New Roman" w:cs="Times New Roman" w:hint="eastAsia"/>
          <w:color w:val="000000"/>
        </w:rPr>
        <w:t>支撑作用、且延后处理会造成回避或替代表达的项目，应尽早纳入核心框架；至于是否完全掌握，则留待后续输入、输出与任务实践中逐步完成。</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与“前移”相对应，本量表在高级段则有意识地减少了单句层面项目的继续堆积，将重心转向语篇和语体。这一点不仅体现于</w:t>
      </w:r>
      <w:r>
        <w:rPr>
          <w:rFonts w:ascii="Times New Roman" w:hAnsi="Times New Roman" w:cs="Times New Roman" w:hint="eastAsia"/>
          <w:color w:val="000000"/>
        </w:rPr>
        <w:t xml:space="preserve"> Advanced+ </w:t>
      </w:r>
      <w:r>
        <w:rPr>
          <w:rFonts w:ascii="Times New Roman" w:hAnsi="Times New Roman" w:cs="Times New Roman" w:hint="eastAsia"/>
          <w:color w:val="000000"/>
        </w:rPr>
        <w:t>条目</w:t>
      </w:r>
      <w:proofErr w:type="gramStart"/>
      <w:r>
        <w:rPr>
          <w:rFonts w:ascii="Times New Roman" w:hAnsi="Times New Roman" w:cs="Times New Roman" w:hint="eastAsia"/>
          <w:color w:val="000000"/>
        </w:rPr>
        <w:t>数显著</w:t>
      </w:r>
      <w:proofErr w:type="gramEnd"/>
      <w:r>
        <w:rPr>
          <w:rFonts w:ascii="Times New Roman" w:hAnsi="Times New Roman" w:cs="Times New Roman" w:hint="eastAsia"/>
          <w:color w:val="000000"/>
        </w:rPr>
        <w:t>增加，更体现于条目类型本身的改变。既有标准中，高级段虽有一定篇章和语体内容，但整体仍较零散，缺乏系统整合。本量表则将原本分散于不同栏目中的相关项目重组为更具统摄性的板块，重点处理书面语与口语的系统差异、句群和篇章衔接、话语标记及更高层次的表达组织问题。换言之，本量表高级段所体现的“高”，不再主要表现为句法术语的升级或单句格式的继续细分，而表现为学习者能否在篇章层面实现组织控制、在语体层面</w:t>
      </w:r>
      <w:proofErr w:type="gramStart"/>
      <w:r>
        <w:rPr>
          <w:rFonts w:ascii="Times New Roman" w:hAnsi="Times New Roman" w:cs="Times New Roman" w:hint="eastAsia"/>
          <w:color w:val="000000"/>
        </w:rPr>
        <w:t>作出</w:t>
      </w:r>
      <w:proofErr w:type="gramEnd"/>
      <w:r>
        <w:rPr>
          <w:rFonts w:ascii="Times New Roman" w:hAnsi="Times New Roman" w:cs="Times New Roman" w:hint="eastAsia"/>
          <w:color w:val="000000"/>
        </w:rPr>
        <w:t>恰当选择。这也是为何本量表在总量压缩的前提下，仍将</w:t>
      </w:r>
      <w:r>
        <w:rPr>
          <w:rFonts w:ascii="Times New Roman" w:hAnsi="Times New Roman" w:cs="Times New Roman" w:hint="eastAsia"/>
          <w:color w:val="000000"/>
        </w:rPr>
        <w:t xml:space="preserve"> 148 </w:t>
      </w:r>
      <w:r>
        <w:rPr>
          <w:rFonts w:ascii="Times New Roman" w:hAnsi="Times New Roman" w:cs="Times New Roman" w:hint="eastAsia"/>
          <w:color w:val="000000"/>
        </w:rPr>
        <w:t>条配置于</w:t>
      </w:r>
      <w:r>
        <w:rPr>
          <w:rFonts w:ascii="Times New Roman" w:hAnsi="Times New Roman" w:cs="Times New Roman" w:hint="eastAsia"/>
          <w:color w:val="000000"/>
        </w:rPr>
        <w:t xml:space="preserve"> Advanced+ </w:t>
      </w:r>
      <w:r>
        <w:rPr>
          <w:rFonts w:ascii="Times New Roman" w:hAnsi="Times New Roman" w:cs="Times New Roman" w:hint="eastAsia"/>
          <w:color w:val="000000"/>
        </w:rPr>
        <w:t>的根本原因。</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除删减与前移外，本量表还增补了既有标准在系统层面覆盖不足的内容，新增项目约</w:t>
      </w:r>
      <w:r>
        <w:rPr>
          <w:rFonts w:ascii="Times New Roman" w:hAnsi="Times New Roman" w:cs="Times New Roman" w:hint="eastAsia"/>
          <w:color w:val="000000"/>
        </w:rPr>
        <w:t xml:space="preserve"> 30 </w:t>
      </w:r>
      <w:r>
        <w:rPr>
          <w:rFonts w:ascii="Times New Roman" w:hAnsi="Times New Roman" w:cs="Times New Roman" w:hint="eastAsia"/>
          <w:color w:val="000000"/>
        </w:rPr>
        <w:t>条，主要集中于三类：其一，汉语表达中具有关键</w:t>
      </w:r>
      <w:proofErr w:type="gramStart"/>
      <w:r>
        <w:rPr>
          <w:rFonts w:ascii="Times New Roman" w:hAnsi="Times New Roman" w:cs="Times New Roman" w:hint="eastAsia"/>
          <w:color w:val="000000"/>
        </w:rPr>
        <w:t>解释力但既有</w:t>
      </w:r>
      <w:proofErr w:type="gramEnd"/>
      <w:r>
        <w:rPr>
          <w:rFonts w:ascii="Times New Roman" w:hAnsi="Times New Roman" w:cs="Times New Roman" w:hint="eastAsia"/>
          <w:color w:val="000000"/>
        </w:rPr>
        <w:t>标准未独立处理的项目，如话题链、话题推进等；其二，中级阶段即应进入培养序列的</w:t>
      </w:r>
      <w:proofErr w:type="gramStart"/>
      <w:r>
        <w:rPr>
          <w:rFonts w:ascii="Times New Roman" w:hAnsi="Times New Roman" w:cs="Times New Roman" w:hint="eastAsia"/>
          <w:color w:val="000000"/>
        </w:rPr>
        <w:t>语篇性内容</w:t>
      </w:r>
      <w:proofErr w:type="gramEnd"/>
      <w:r>
        <w:rPr>
          <w:rFonts w:ascii="Times New Roman" w:hAnsi="Times New Roman" w:cs="Times New Roman" w:hint="eastAsia"/>
          <w:color w:val="000000"/>
        </w:rPr>
        <w:t>；其三，高级阶段必需但原体系组织不足的语体性内容。这些新增并非任意扩充，而是针对两类明确缺口：一类是汉语本体特征在原标准中的缺位，另一类是面向英语背景学习者时常见偏误所反映出的教学空白。与此相配套，本量表还</w:t>
      </w:r>
      <w:r>
        <w:rPr>
          <w:rFonts w:ascii="Times New Roman" w:hAnsi="Times New Roman" w:cs="Times New Roman" w:hint="eastAsia"/>
          <w:color w:val="000000"/>
        </w:rPr>
        <w:lastRenderedPageBreak/>
        <w:t>对部分项目名称和例句作了修订，使其表述更接近教学功能，而非单纯沿用语法学分类术语。</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hint="eastAsia"/>
          <w:color w:val="000000"/>
        </w:rPr>
        <w:t>总体来看，本量表的“基本思路”可以概括为三点：第一，以结构规则而非词类清单作为语法项目的确定依据；第二，以交际任务支撑而非既有等级平移作为项目定级依据；第三，以语</w:t>
      </w:r>
      <w:proofErr w:type="gramStart"/>
      <w:r>
        <w:rPr>
          <w:rFonts w:ascii="Times New Roman" w:hAnsi="Times New Roman" w:cs="Times New Roman" w:hint="eastAsia"/>
          <w:color w:val="000000"/>
        </w:rPr>
        <w:t>篇意识</w:t>
      </w:r>
      <w:proofErr w:type="gramEnd"/>
      <w:r>
        <w:rPr>
          <w:rFonts w:ascii="Times New Roman" w:hAnsi="Times New Roman" w:cs="Times New Roman" w:hint="eastAsia"/>
          <w:color w:val="000000"/>
        </w:rPr>
        <w:t>和语体意识的系统培养作为高级段组织依据。与此相应，其“主要做法”则表现为：批量压缩词类罗列型条目，适度前移</w:t>
      </w:r>
      <w:proofErr w:type="gramStart"/>
      <w:r>
        <w:rPr>
          <w:rFonts w:ascii="Times New Roman" w:hAnsi="Times New Roman" w:cs="Times New Roman" w:hint="eastAsia"/>
          <w:color w:val="000000"/>
        </w:rPr>
        <w:t>功能刚需项目</w:t>
      </w:r>
      <w:proofErr w:type="gramEnd"/>
      <w:r>
        <w:rPr>
          <w:rFonts w:ascii="Times New Roman" w:hAnsi="Times New Roman" w:cs="Times New Roman" w:hint="eastAsia"/>
          <w:color w:val="000000"/>
        </w:rPr>
        <w:t>，增补原体系中缺失的表达、语篇与语体内容，并对高级段进行重新组织。由此，本量表所实现的并不是个别语法点的零散调整，而是从“词类堆积型语法表”向“结构—功能—语篇导向型语法量表”的整体转向。</w:t>
      </w:r>
    </w:p>
    <w:p w:rsidR="00C905BA" w:rsidRDefault="00011222">
      <w:pPr>
        <w:pStyle w:val="2"/>
        <w:adjustRightInd w:val="0"/>
        <w:snapToGrid w:val="0"/>
        <w:spacing w:before="0" w:after="0" w:line="360" w:lineRule="auto"/>
        <w:rPr>
          <w:rFonts w:ascii="Times New Roman" w:hAnsi="Times New Roman" w:cs="Times New Roman"/>
          <w:sz w:val="24"/>
          <w:szCs w:val="24"/>
        </w:rPr>
      </w:pPr>
      <w:r>
        <w:rPr>
          <w:rFonts w:ascii="Times New Roman" w:hAnsi="Times New Roman" w:cs="Times New Roman" w:hint="eastAsia"/>
          <w:sz w:val="24"/>
          <w:szCs w:val="24"/>
        </w:rPr>
        <w:t xml:space="preserve">4.3 </w:t>
      </w:r>
      <w:r>
        <w:rPr>
          <w:rFonts w:ascii="Times New Roman" w:hAnsi="Times New Roman" w:cs="Times New Roman"/>
          <w:sz w:val="24"/>
          <w:szCs w:val="24"/>
        </w:rPr>
        <w:t>等级分表的研制</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color w:val="000000"/>
        </w:rPr>
        <w:t>等级分表内部的话题内容依托统一的主题框架进行组织，形成</w:t>
      </w:r>
      <w:r>
        <w:rPr>
          <w:rFonts w:ascii="Times New Roman" w:hAnsi="Times New Roman" w:cs="Times New Roman"/>
          <w:color w:val="000000"/>
        </w:rPr>
        <w:t>“</w:t>
      </w:r>
      <w:r>
        <w:rPr>
          <w:rFonts w:ascii="Times New Roman" w:hAnsi="Times New Roman" w:cs="Times New Roman"/>
          <w:color w:val="000000"/>
        </w:rPr>
        <w:t>主题</w:t>
      </w:r>
      <w:r>
        <w:rPr>
          <w:rFonts w:ascii="Times New Roman" w:hAnsi="Times New Roman" w:cs="Times New Roman"/>
          <w:color w:val="000000"/>
        </w:rPr>
        <w:t>—</w:t>
      </w:r>
      <w:r>
        <w:rPr>
          <w:rFonts w:ascii="Times New Roman" w:hAnsi="Times New Roman" w:cs="Times New Roman"/>
          <w:color w:val="000000"/>
        </w:rPr>
        <w:t>子主题</w:t>
      </w:r>
      <w:r>
        <w:rPr>
          <w:rFonts w:ascii="Times New Roman" w:hAnsi="Times New Roman" w:cs="Times New Roman"/>
          <w:color w:val="000000"/>
        </w:rPr>
        <w:t>—</w:t>
      </w:r>
      <w:r>
        <w:rPr>
          <w:rFonts w:ascii="Times New Roman" w:hAnsi="Times New Roman" w:cs="Times New Roman"/>
          <w:color w:val="000000"/>
        </w:rPr>
        <w:t>话题</w:t>
      </w:r>
      <w:r>
        <w:rPr>
          <w:rFonts w:ascii="Times New Roman" w:hAnsi="Times New Roman" w:cs="Times New Roman"/>
          <w:color w:val="000000"/>
        </w:rPr>
        <w:t>”</w:t>
      </w:r>
      <w:r>
        <w:rPr>
          <w:rFonts w:ascii="Times New Roman" w:hAnsi="Times New Roman" w:cs="Times New Roman"/>
          <w:color w:val="000000"/>
        </w:rPr>
        <w:t>三级结构。全系统共设置六大主题、</w:t>
      </w:r>
      <w:r>
        <w:rPr>
          <w:rFonts w:ascii="Times New Roman" w:hAnsi="Times New Roman" w:cs="Times New Roman"/>
          <w:color w:val="000000"/>
        </w:rPr>
        <w:t>16</w:t>
      </w:r>
      <w:r>
        <w:rPr>
          <w:rFonts w:ascii="Times New Roman" w:hAnsi="Times New Roman" w:cs="Times New Roman"/>
          <w:color w:val="000000"/>
        </w:rPr>
        <w:t>个子主题、</w:t>
      </w:r>
      <w:r>
        <w:rPr>
          <w:rFonts w:ascii="Times New Roman" w:hAnsi="Times New Roman" w:cs="Times New Roman"/>
          <w:color w:val="000000"/>
        </w:rPr>
        <w:t>60</w:t>
      </w:r>
      <w:r>
        <w:rPr>
          <w:rFonts w:ascii="Times New Roman" w:hAnsi="Times New Roman" w:cs="Times New Roman"/>
          <w:color w:val="000000"/>
        </w:rPr>
        <w:t>个话题节点，分别为：</w:t>
      </w:r>
      <w:r>
        <w:rPr>
          <w:rFonts w:ascii="Times New Roman" w:hAnsi="Times New Roman" w:cs="Times New Roman"/>
          <w:color w:val="000000"/>
        </w:rPr>
        <w:t>T1</w:t>
      </w:r>
      <w:r>
        <w:rPr>
          <w:rFonts w:ascii="Times New Roman" w:hAnsi="Times New Roman" w:cs="Times New Roman"/>
          <w:color w:val="000000"/>
        </w:rPr>
        <w:t>个人与社区、</w:t>
      </w:r>
      <w:r>
        <w:rPr>
          <w:rFonts w:ascii="Times New Roman" w:hAnsi="Times New Roman" w:cs="Times New Roman"/>
          <w:color w:val="000000"/>
        </w:rPr>
        <w:t>T2</w:t>
      </w:r>
      <w:r>
        <w:rPr>
          <w:rFonts w:ascii="Times New Roman" w:hAnsi="Times New Roman" w:cs="Times New Roman"/>
          <w:color w:val="000000"/>
        </w:rPr>
        <w:t>学习与工作、</w:t>
      </w:r>
      <w:r>
        <w:rPr>
          <w:rFonts w:ascii="Times New Roman" w:hAnsi="Times New Roman" w:cs="Times New Roman"/>
          <w:color w:val="000000"/>
        </w:rPr>
        <w:t>T3</w:t>
      </w:r>
      <w:r>
        <w:rPr>
          <w:rFonts w:ascii="Times New Roman" w:hAnsi="Times New Roman" w:cs="Times New Roman"/>
          <w:color w:val="000000"/>
        </w:rPr>
        <w:t>生活与社会、</w:t>
      </w:r>
      <w:r>
        <w:rPr>
          <w:rFonts w:ascii="Times New Roman" w:hAnsi="Times New Roman" w:cs="Times New Roman"/>
          <w:color w:val="000000"/>
        </w:rPr>
        <w:t>T4</w:t>
      </w:r>
      <w:r>
        <w:rPr>
          <w:rFonts w:ascii="Times New Roman" w:hAnsi="Times New Roman" w:cs="Times New Roman"/>
          <w:color w:val="000000"/>
        </w:rPr>
        <w:t>文化与传承、</w:t>
      </w:r>
      <w:r>
        <w:rPr>
          <w:rFonts w:ascii="Times New Roman" w:hAnsi="Times New Roman" w:cs="Times New Roman"/>
          <w:color w:val="000000"/>
        </w:rPr>
        <w:t>T5</w:t>
      </w:r>
      <w:r>
        <w:rPr>
          <w:rFonts w:ascii="Times New Roman" w:hAnsi="Times New Roman" w:cs="Times New Roman"/>
          <w:color w:val="000000"/>
        </w:rPr>
        <w:t>经济与科技、</w:t>
      </w:r>
      <w:r>
        <w:rPr>
          <w:rFonts w:ascii="Times New Roman" w:hAnsi="Times New Roman" w:cs="Times New Roman"/>
          <w:color w:val="000000"/>
        </w:rPr>
        <w:t>T6</w:t>
      </w:r>
      <w:r>
        <w:rPr>
          <w:rFonts w:ascii="Times New Roman" w:hAnsi="Times New Roman" w:cs="Times New Roman"/>
          <w:color w:val="000000"/>
        </w:rPr>
        <w:t>自然与生态。六大主题之下再细分为个人生活、家庭关系、社交互动、校园生活、职业生涯、公民责任、文化交流、科学创新、环境保护等子主题，并进一步落实为</w:t>
      </w:r>
      <w:proofErr w:type="gramStart"/>
      <w:r>
        <w:rPr>
          <w:rFonts w:ascii="Times New Roman" w:hAnsi="Times New Roman" w:cs="Times New Roman"/>
          <w:color w:val="000000"/>
        </w:rPr>
        <w:t>具体话题</w:t>
      </w:r>
      <w:proofErr w:type="gramEnd"/>
      <w:r>
        <w:rPr>
          <w:rFonts w:ascii="Times New Roman" w:hAnsi="Times New Roman" w:cs="Times New Roman"/>
          <w:color w:val="000000"/>
        </w:rPr>
        <w:t>节点。</w:t>
      </w:r>
    </w:p>
    <w:p w:rsidR="00C905BA" w:rsidRDefault="00011222">
      <w:pPr>
        <w:adjustRightInd w:val="0"/>
        <w:snapToGrid w:val="0"/>
        <w:spacing w:line="360" w:lineRule="auto"/>
        <w:ind w:firstLineChars="200" w:firstLine="440"/>
        <w:rPr>
          <w:rFonts w:ascii="Times New Roman" w:hAnsi="Times New Roman" w:cs="Times New Roman"/>
          <w:color w:val="000000"/>
        </w:rPr>
      </w:pPr>
      <w:r>
        <w:rPr>
          <w:rFonts w:ascii="Times New Roman" w:hAnsi="Times New Roman" w:cs="Times New Roman"/>
          <w:color w:val="000000"/>
        </w:rPr>
        <w:t>这一主题体系为等级分表提供了稳定的内容组织框架，使能力指标不再停留于抽象描述，而能够进入具体的话题场景和教学内容之中，从而实现能力目标与教学内容的有效衔接。</w:t>
      </w:r>
    </w:p>
    <w:p w:rsidR="00C905BA" w:rsidRDefault="00011222">
      <w:pPr>
        <w:widowControl/>
        <w:kinsoku w:val="0"/>
        <w:autoSpaceDE w:val="0"/>
        <w:autoSpaceDN w:val="0"/>
        <w:adjustRightInd w:val="0"/>
        <w:snapToGrid w:val="0"/>
        <w:spacing w:line="360" w:lineRule="auto"/>
        <w:jc w:val="center"/>
        <w:textAlignment w:val="baseline"/>
        <w:rPr>
          <w:rFonts w:ascii="Times New Roman" w:hAnsi="Times New Roman" w:cs="Times New Roman"/>
          <w:color w:val="000000"/>
        </w:rPr>
      </w:pPr>
      <w:r>
        <w:rPr>
          <w:rFonts w:ascii="Times New Roman" w:eastAsia="楷体" w:hAnsi="Times New Roman" w:cs="Times New Roman" w:hint="eastAsia"/>
          <w:snapToGrid w:val="0"/>
          <w:color w:val="000000"/>
          <w:spacing w:val="-3"/>
          <w:sz w:val="18"/>
          <w:szCs w:val="18"/>
        </w:rPr>
        <w:t>表</w:t>
      </w:r>
      <w:r>
        <w:rPr>
          <w:rFonts w:ascii="Times New Roman" w:eastAsia="楷体" w:hAnsi="Times New Roman" w:cs="Times New Roman" w:hint="eastAsia"/>
          <w:snapToGrid w:val="0"/>
          <w:color w:val="000000"/>
          <w:spacing w:val="-3"/>
          <w:sz w:val="18"/>
          <w:szCs w:val="18"/>
        </w:rPr>
        <w:t xml:space="preserve">7 ACTFL </w:t>
      </w:r>
      <w:r>
        <w:rPr>
          <w:rFonts w:ascii="Times New Roman" w:eastAsia="楷体" w:hAnsi="Times New Roman" w:cs="Times New Roman" w:hint="eastAsia"/>
          <w:snapToGrid w:val="0"/>
          <w:color w:val="000000"/>
          <w:spacing w:val="-3"/>
          <w:sz w:val="18"/>
          <w:szCs w:val="18"/>
        </w:rPr>
        <w:t>等级分表使用的主体框架</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3"/>
        <w:gridCol w:w="2987"/>
        <w:gridCol w:w="3798"/>
      </w:tblGrid>
      <w:tr w:rsidR="00C905BA">
        <w:trPr>
          <w:trHeight w:val="233"/>
          <w:jc w:val="center"/>
        </w:trPr>
        <w:tc>
          <w:tcPr>
            <w:tcW w:w="1439" w:type="pct"/>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hint="eastAsia"/>
                <w:color w:val="000000"/>
                <w:sz w:val="16"/>
                <w:szCs w:val="21"/>
              </w:rPr>
              <w:t>主题</w:t>
            </w:r>
          </w:p>
        </w:tc>
        <w:tc>
          <w:tcPr>
            <w:tcW w:w="1567"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proofErr w:type="gramStart"/>
            <w:r>
              <w:rPr>
                <w:rFonts w:ascii="Times New Roman" w:hAnsi="Times New Roman" w:cs="Times New Roman" w:hint="eastAsia"/>
                <w:sz w:val="18"/>
                <w:szCs w:val="18"/>
              </w:rPr>
              <w:t>子主题</w:t>
            </w:r>
            <w:proofErr w:type="gramEnd"/>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话题示例</w:t>
            </w:r>
          </w:p>
        </w:tc>
      </w:tr>
      <w:tr w:rsidR="00C905BA">
        <w:trPr>
          <w:trHeight w:val="233"/>
          <w:jc w:val="center"/>
        </w:trPr>
        <w:tc>
          <w:tcPr>
            <w:tcW w:w="1439" w:type="pct"/>
            <w:vMerge w:val="restart"/>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hint="eastAsia"/>
                <w:color w:val="000000"/>
                <w:sz w:val="16"/>
                <w:szCs w:val="21"/>
              </w:rPr>
              <w:t>T1.</w:t>
            </w:r>
            <w:r>
              <w:rPr>
                <w:rFonts w:ascii="Times New Roman" w:hAnsi="Times New Roman" w:cs="Times New Roman" w:hint="eastAsia"/>
                <w:color w:val="000000"/>
                <w:sz w:val="16"/>
                <w:szCs w:val="21"/>
              </w:rPr>
              <w:t>个人与社区</w:t>
            </w: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T1.1 </w:t>
            </w:r>
            <w:r>
              <w:rPr>
                <w:rFonts w:ascii="Times New Roman" w:hAnsi="Times New Roman" w:cs="Times New Roman" w:hint="eastAsia"/>
                <w:sz w:val="18"/>
                <w:szCs w:val="18"/>
              </w:rPr>
              <w:t>个人</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生活</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 xml:space="preserve">T1.1.1 </w:t>
            </w:r>
            <w:r>
              <w:rPr>
                <w:rFonts w:ascii="Times New Roman" w:hAnsi="Times New Roman" w:cs="Times New Roman"/>
                <w:sz w:val="18"/>
                <w:szCs w:val="18"/>
              </w:rPr>
              <w:t>个人信息</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sz w:val="18"/>
                <w:szCs w:val="18"/>
              </w:rPr>
            </w:pPr>
            <w:r>
              <w:rPr>
                <w:rFonts w:ascii="Times New Roman" w:hAnsi="Times New Roman" w:hint="eastAsia"/>
                <w:sz w:val="18"/>
                <w:szCs w:val="18"/>
              </w:rPr>
              <w:t xml:space="preserve">T1.1.2 </w:t>
            </w:r>
            <w:r>
              <w:rPr>
                <w:rFonts w:ascii="Times New Roman" w:hAnsi="Times New Roman" w:cs="Times New Roman"/>
                <w:sz w:val="18"/>
                <w:szCs w:val="18"/>
              </w:rPr>
              <w:t>兴趣爱好</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 xml:space="preserve">T1.1.3 </w:t>
            </w:r>
            <w:r>
              <w:rPr>
                <w:rFonts w:ascii="Times New Roman" w:hAnsi="Times New Roman" w:cs="Times New Roman"/>
                <w:sz w:val="18"/>
                <w:szCs w:val="18"/>
              </w:rPr>
              <w:t>性格</w:t>
            </w:r>
            <w:r>
              <w:rPr>
                <w:rFonts w:ascii="Times New Roman" w:hAnsi="Times New Roman" w:cs="Times New Roman" w:hint="eastAsia"/>
                <w:sz w:val="18"/>
                <w:szCs w:val="18"/>
              </w:rPr>
              <w:t>外貌</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 xml:space="preserve">T1.1.4 </w:t>
            </w:r>
            <w:r>
              <w:rPr>
                <w:rFonts w:ascii="Times New Roman" w:hAnsi="Times New Roman" w:cs="Times New Roman"/>
                <w:sz w:val="18"/>
                <w:szCs w:val="18"/>
              </w:rPr>
              <w:t>个人</w:t>
            </w:r>
            <w:r>
              <w:rPr>
                <w:rFonts w:ascii="Times New Roman" w:hAnsi="Times New Roman" w:cs="Times New Roman" w:hint="eastAsia"/>
                <w:sz w:val="18"/>
                <w:szCs w:val="18"/>
              </w:rPr>
              <w:t>经历</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 xml:space="preserve">T1.1.5 </w:t>
            </w:r>
            <w:r>
              <w:rPr>
                <w:rFonts w:ascii="Times New Roman" w:hAnsi="Times New Roman" w:cs="Times New Roman"/>
                <w:sz w:val="18"/>
                <w:szCs w:val="18"/>
              </w:rPr>
              <w:t>身份认同</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val="restart"/>
            <w:tcBorders>
              <w:top w:val="single" w:sz="4" w:space="0" w:color="auto"/>
              <w:left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T1.2 </w:t>
            </w:r>
            <w:r>
              <w:rPr>
                <w:rFonts w:ascii="Times New Roman" w:hAnsi="Times New Roman" w:cs="Times New Roman"/>
                <w:sz w:val="18"/>
                <w:szCs w:val="18"/>
              </w:rPr>
              <w:t>家庭</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sz w:val="18"/>
                <w:szCs w:val="18"/>
              </w:rPr>
              <w:t>关系</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 xml:space="preserve">T1.2.1 </w:t>
            </w:r>
            <w:r>
              <w:rPr>
                <w:rFonts w:ascii="Times New Roman" w:hAnsi="Times New Roman" w:cs="Times New Roman"/>
                <w:sz w:val="18"/>
                <w:szCs w:val="18"/>
              </w:rPr>
              <w:t>家庭结构</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left w:val="single" w:sz="4" w:space="0" w:color="auto"/>
              <w:right w:val="single" w:sz="4" w:space="0" w:color="auto"/>
            </w:tcBorders>
            <w:shd w:val="clear" w:color="auto" w:fill="auto"/>
            <w:vAlign w:val="center"/>
          </w:tcPr>
          <w:p w:rsidR="00C905BA" w:rsidRDefault="00C905BA">
            <w:pPr>
              <w:adjustRightInd w:val="0"/>
              <w:snapToGrid w:val="0"/>
              <w:rPr>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sz w:val="18"/>
                <w:szCs w:val="18"/>
              </w:rPr>
            </w:pPr>
            <w:r>
              <w:rPr>
                <w:rFonts w:ascii="Times New Roman" w:hAnsi="Times New Roman" w:hint="eastAsia"/>
                <w:sz w:val="18"/>
                <w:szCs w:val="18"/>
              </w:rPr>
              <w:t xml:space="preserve">T1.2.2 </w:t>
            </w:r>
            <w:r>
              <w:rPr>
                <w:rFonts w:ascii="Times New Roman" w:hAnsi="Times New Roman" w:cs="Times New Roman"/>
                <w:sz w:val="18"/>
                <w:szCs w:val="18"/>
              </w:rPr>
              <w:t>家庭生活</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cs="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cs="Times New Roman"/>
                <w:sz w:val="18"/>
                <w:szCs w:val="18"/>
              </w:rPr>
              <w:t>T1.2.</w:t>
            </w:r>
            <w:r>
              <w:rPr>
                <w:rFonts w:ascii="Times New Roman" w:hAnsi="Times New Roman" w:cs="Times New Roman" w:hint="eastAsia"/>
                <w:sz w:val="18"/>
                <w:szCs w:val="18"/>
              </w:rPr>
              <w:t>3</w:t>
            </w:r>
            <w:r>
              <w:rPr>
                <w:rFonts w:ascii="Times New Roman" w:hAnsi="Times New Roman" w:cs="Times New Roman"/>
                <w:sz w:val="18"/>
                <w:szCs w:val="18"/>
              </w:rPr>
              <w:t xml:space="preserve"> </w:t>
            </w:r>
            <w:r>
              <w:rPr>
                <w:rFonts w:ascii="Times New Roman" w:hAnsi="Times New Roman" w:cs="Times New Roman"/>
                <w:sz w:val="18"/>
                <w:szCs w:val="18"/>
              </w:rPr>
              <w:t>家庭</w:t>
            </w:r>
            <w:r>
              <w:rPr>
                <w:rFonts w:ascii="Times New Roman" w:hAnsi="Times New Roman" w:cs="Times New Roman" w:hint="eastAsia"/>
                <w:sz w:val="18"/>
                <w:szCs w:val="18"/>
              </w:rPr>
              <w:t>文化</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T1.3 </w:t>
            </w:r>
            <w:r>
              <w:rPr>
                <w:rFonts w:ascii="Times New Roman" w:hAnsi="Times New Roman" w:cs="Times New Roman" w:hint="eastAsia"/>
                <w:sz w:val="18"/>
                <w:szCs w:val="18"/>
              </w:rPr>
              <w:t>社交</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互动</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cs="Times New Roman" w:hint="eastAsia"/>
                <w:sz w:val="18"/>
                <w:szCs w:val="18"/>
              </w:rPr>
              <w:t xml:space="preserve">T1.3.1 </w:t>
            </w:r>
            <w:r>
              <w:rPr>
                <w:rFonts w:ascii="Times New Roman" w:hAnsi="Times New Roman" w:cs="Times New Roman" w:hint="eastAsia"/>
                <w:sz w:val="18"/>
                <w:szCs w:val="18"/>
              </w:rPr>
              <w:t>人际交往</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cs="Times New Roman" w:hint="eastAsia"/>
                <w:sz w:val="18"/>
                <w:szCs w:val="18"/>
              </w:rPr>
              <w:t xml:space="preserve">T1.3.2 </w:t>
            </w:r>
            <w:r>
              <w:rPr>
                <w:rFonts w:ascii="Times New Roman" w:hAnsi="Times New Roman" w:cs="Times New Roman" w:hint="eastAsia"/>
                <w:sz w:val="18"/>
                <w:szCs w:val="18"/>
              </w:rPr>
              <w:t>情感表达</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cs="Times New Roman" w:hint="eastAsia"/>
                <w:sz w:val="18"/>
                <w:szCs w:val="18"/>
              </w:rPr>
              <w:t xml:space="preserve">T1.3.3 </w:t>
            </w:r>
            <w:r>
              <w:rPr>
                <w:rFonts w:ascii="Times New Roman" w:hAnsi="Times New Roman" w:cs="Times New Roman" w:hint="eastAsia"/>
                <w:sz w:val="18"/>
                <w:szCs w:val="18"/>
              </w:rPr>
              <w:t>社交礼仪</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cs="Times New Roman" w:hint="eastAsia"/>
                <w:sz w:val="18"/>
                <w:szCs w:val="18"/>
              </w:rPr>
              <w:t xml:space="preserve">T1.3.4 </w:t>
            </w:r>
            <w:r>
              <w:rPr>
                <w:rFonts w:ascii="Times New Roman" w:hAnsi="Times New Roman" w:cs="Times New Roman" w:hint="eastAsia"/>
                <w:sz w:val="18"/>
                <w:szCs w:val="18"/>
              </w:rPr>
              <w:t>协同决策</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T1.3</w:t>
            </w:r>
            <w:r>
              <w:rPr>
                <w:rFonts w:ascii="Times New Roman" w:hAnsi="Times New Roman"/>
                <w:sz w:val="18"/>
                <w:szCs w:val="18"/>
              </w:rPr>
              <w:t>.</w:t>
            </w:r>
            <w:r>
              <w:rPr>
                <w:rFonts w:ascii="Times New Roman" w:hAnsi="Times New Roman" w:hint="eastAsia"/>
                <w:sz w:val="18"/>
                <w:szCs w:val="18"/>
              </w:rPr>
              <w:t xml:space="preserve">5 </w:t>
            </w:r>
            <w:r>
              <w:rPr>
                <w:rFonts w:ascii="Times New Roman" w:hAnsi="Times New Roman" w:hint="eastAsia"/>
                <w:sz w:val="18"/>
                <w:szCs w:val="18"/>
              </w:rPr>
              <w:t>祝愿表达</w:t>
            </w:r>
          </w:p>
        </w:tc>
      </w:tr>
      <w:tr w:rsidR="00C905BA">
        <w:trPr>
          <w:trHeight w:val="233"/>
          <w:jc w:val="center"/>
        </w:trPr>
        <w:tc>
          <w:tcPr>
            <w:tcW w:w="1439" w:type="pct"/>
            <w:vMerge w:val="restart"/>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hint="eastAsia"/>
                <w:color w:val="000000"/>
                <w:sz w:val="16"/>
                <w:szCs w:val="21"/>
              </w:rPr>
              <w:t>T</w:t>
            </w:r>
            <w:r>
              <w:rPr>
                <w:rFonts w:ascii="Times New Roman" w:hAnsi="Times New Roman" w:cs="Times New Roman"/>
                <w:color w:val="000000"/>
                <w:sz w:val="16"/>
                <w:szCs w:val="21"/>
              </w:rPr>
              <w:t>2.</w:t>
            </w:r>
            <w:r>
              <w:rPr>
                <w:rFonts w:ascii="Times New Roman" w:hAnsi="Times New Roman" w:cs="Times New Roman"/>
                <w:color w:val="000000"/>
                <w:sz w:val="16"/>
                <w:szCs w:val="21"/>
              </w:rPr>
              <w:t>学习与工作</w:t>
            </w: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T2.1 </w:t>
            </w:r>
            <w:r>
              <w:rPr>
                <w:rFonts w:ascii="Times New Roman" w:hAnsi="Times New Roman" w:cs="Times New Roman" w:hint="eastAsia"/>
                <w:sz w:val="18"/>
                <w:szCs w:val="18"/>
              </w:rPr>
              <w:t>校园生活</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sz w:val="18"/>
                <w:szCs w:val="18"/>
              </w:rPr>
            </w:pPr>
            <w:r>
              <w:rPr>
                <w:rFonts w:ascii="Times New Roman" w:hAnsi="Times New Roman" w:hint="eastAsia"/>
                <w:sz w:val="18"/>
                <w:szCs w:val="18"/>
              </w:rPr>
              <w:t xml:space="preserve">T2.1.1 </w:t>
            </w:r>
            <w:r>
              <w:rPr>
                <w:rFonts w:ascii="Times New Roman" w:hAnsi="Times New Roman" w:cs="Times New Roman" w:hint="eastAsia"/>
                <w:sz w:val="18"/>
                <w:szCs w:val="18"/>
              </w:rPr>
              <w:t>校园</w:t>
            </w:r>
            <w:r>
              <w:rPr>
                <w:rFonts w:ascii="Times New Roman" w:hAnsi="Times New Roman" w:cs="Times New Roman"/>
                <w:sz w:val="18"/>
                <w:szCs w:val="18"/>
              </w:rPr>
              <w:t>环境</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jc w:val="center"/>
              <w:rPr>
                <w:rFonts w:ascii="Times New Roman" w:hAnsi="Times New Roman" w:cs="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T2.1.2</w:t>
            </w:r>
            <w:r>
              <w:rPr>
                <w:rFonts w:ascii="Times New Roman" w:hAnsi="Times New Roman" w:cs="Times New Roman" w:hint="eastAsia"/>
                <w:sz w:val="18"/>
                <w:szCs w:val="18"/>
              </w:rPr>
              <w:t>学科知识</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sz w:val="18"/>
                <w:szCs w:val="18"/>
              </w:rPr>
            </w:pPr>
            <w:r>
              <w:rPr>
                <w:rFonts w:ascii="Times New Roman" w:hAnsi="Times New Roman" w:hint="eastAsia"/>
                <w:sz w:val="18"/>
                <w:szCs w:val="18"/>
              </w:rPr>
              <w:t>T2.1.3</w:t>
            </w:r>
            <w:r>
              <w:rPr>
                <w:rFonts w:ascii="Times New Roman" w:hAnsi="Times New Roman" w:cs="Times New Roman"/>
                <w:sz w:val="18"/>
                <w:szCs w:val="18"/>
              </w:rPr>
              <w:t>学习规划</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T2.1.4</w:t>
            </w:r>
            <w:r>
              <w:rPr>
                <w:rFonts w:ascii="Times New Roman" w:hAnsi="Times New Roman" w:hint="eastAsia"/>
                <w:sz w:val="18"/>
                <w:szCs w:val="18"/>
              </w:rPr>
              <w:t>学习研究</w:t>
            </w:r>
          </w:p>
          <w:p w:rsidR="00C905BA" w:rsidRDefault="00C905BA">
            <w:pPr>
              <w:adjustRightInd w:val="0"/>
              <w:snapToGrid w:val="0"/>
              <w:rPr>
                <w:rFonts w:ascii="Times New Roman" w:hAnsi="Times New Roman"/>
                <w:sz w:val="18"/>
                <w:szCs w:val="18"/>
              </w:rPr>
            </w:pP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T2.1.5</w:t>
            </w:r>
            <w:r>
              <w:rPr>
                <w:rFonts w:ascii="Times New Roman" w:hAnsi="Times New Roman" w:cs="Times New Roman" w:hint="eastAsia"/>
                <w:sz w:val="18"/>
                <w:szCs w:val="18"/>
              </w:rPr>
              <w:t>学业发展</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T2.1.6</w:t>
            </w:r>
            <w:r>
              <w:rPr>
                <w:rFonts w:ascii="Times New Roman" w:hAnsi="Times New Roman" w:cs="Times New Roman" w:hint="eastAsia"/>
                <w:sz w:val="18"/>
                <w:szCs w:val="18"/>
              </w:rPr>
              <w:t>学生事务</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T2.2 </w:t>
            </w:r>
            <w:r>
              <w:rPr>
                <w:rFonts w:ascii="Times New Roman" w:hAnsi="Times New Roman" w:cs="Times New Roman"/>
                <w:sz w:val="18"/>
                <w:szCs w:val="18"/>
              </w:rPr>
              <w:t>职业</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lastRenderedPageBreak/>
              <w:t>生涯</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lastRenderedPageBreak/>
              <w:t>T2.2.1</w:t>
            </w:r>
            <w:r>
              <w:rPr>
                <w:rFonts w:ascii="Times New Roman" w:hAnsi="Times New Roman" w:hint="eastAsia"/>
                <w:sz w:val="18"/>
                <w:szCs w:val="18"/>
              </w:rPr>
              <w:t>生涯</w:t>
            </w:r>
            <w:r>
              <w:rPr>
                <w:rFonts w:ascii="Times New Roman" w:hAnsi="Times New Roman" w:cs="Times New Roman"/>
                <w:sz w:val="18"/>
                <w:szCs w:val="18"/>
              </w:rPr>
              <w:t>规划</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sz w:val="18"/>
                <w:szCs w:val="18"/>
              </w:rPr>
            </w:pPr>
            <w:r>
              <w:rPr>
                <w:rFonts w:ascii="Times New Roman" w:hAnsi="Times New Roman" w:hint="eastAsia"/>
                <w:sz w:val="18"/>
                <w:szCs w:val="18"/>
              </w:rPr>
              <w:t>T2.2.2</w:t>
            </w:r>
            <w:proofErr w:type="gramStart"/>
            <w:r>
              <w:rPr>
                <w:rFonts w:ascii="Times New Roman" w:hAnsi="Times New Roman" w:cs="Times New Roman"/>
                <w:sz w:val="18"/>
                <w:szCs w:val="18"/>
              </w:rPr>
              <w:t>职场沟通</w:t>
            </w:r>
            <w:proofErr w:type="gramEnd"/>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T2.2.3</w:t>
            </w:r>
            <w:r>
              <w:rPr>
                <w:rFonts w:ascii="Times New Roman" w:hAnsi="Times New Roman" w:cs="Times New Roman"/>
                <w:sz w:val="18"/>
                <w:szCs w:val="18"/>
              </w:rPr>
              <w:t>办公</w:t>
            </w:r>
            <w:r>
              <w:rPr>
                <w:rFonts w:ascii="Times New Roman" w:hAnsi="Times New Roman" w:cs="Times New Roman" w:hint="eastAsia"/>
                <w:sz w:val="18"/>
                <w:szCs w:val="18"/>
              </w:rPr>
              <w:t>事务</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T2.2.4</w:t>
            </w:r>
            <w:proofErr w:type="gramStart"/>
            <w:r>
              <w:rPr>
                <w:rFonts w:ascii="Times New Roman" w:hAnsi="Times New Roman" w:cs="Times New Roman" w:hint="eastAsia"/>
                <w:sz w:val="18"/>
                <w:szCs w:val="18"/>
              </w:rPr>
              <w:t>职场环境</w:t>
            </w:r>
            <w:proofErr w:type="gramEnd"/>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T2.3 </w:t>
            </w:r>
            <w:r>
              <w:rPr>
                <w:rFonts w:ascii="Times New Roman" w:hAnsi="Times New Roman" w:cs="Times New Roman" w:hint="eastAsia"/>
                <w:sz w:val="18"/>
                <w:szCs w:val="18"/>
              </w:rPr>
              <w:t>终身</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发展</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T2.3.1</w:t>
            </w:r>
            <w:r>
              <w:rPr>
                <w:rFonts w:ascii="Times New Roman" w:hAnsi="Times New Roman" w:cs="Times New Roman" w:hint="eastAsia"/>
                <w:sz w:val="18"/>
                <w:szCs w:val="18"/>
              </w:rPr>
              <w:t>信息获取</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T2.3.2</w:t>
            </w:r>
            <w:r>
              <w:rPr>
                <w:rFonts w:ascii="Times New Roman" w:hAnsi="Times New Roman" w:cs="Times New Roman" w:hint="eastAsia"/>
                <w:sz w:val="18"/>
                <w:szCs w:val="18"/>
              </w:rPr>
              <w:t>自主学习</w:t>
            </w:r>
          </w:p>
        </w:tc>
      </w:tr>
      <w:tr w:rsidR="00C905BA">
        <w:trPr>
          <w:trHeight w:val="233"/>
          <w:jc w:val="center"/>
        </w:trPr>
        <w:tc>
          <w:tcPr>
            <w:tcW w:w="1439" w:type="pct"/>
            <w:vMerge w:val="restart"/>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hint="eastAsia"/>
                <w:color w:val="000000"/>
                <w:sz w:val="16"/>
                <w:szCs w:val="21"/>
              </w:rPr>
              <w:t>T</w:t>
            </w:r>
            <w:r>
              <w:rPr>
                <w:rFonts w:ascii="Times New Roman" w:hAnsi="Times New Roman" w:cs="Times New Roman"/>
                <w:color w:val="000000"/>
                <w:sz w:val="16"/>
                <w:szCs w:val="21"/>
              </w:rPr>
              <w:t>3.</w:t>
            </w:r>
            <w:r>
              <w:rPr>
                <w:rFonts w:ascii="Times New Roman" w:hAnsi="Times New Roman" w:cs="Times New Roman" w:hint="eastAsia"/>
                <w:color w:val="000000"/>
                <w:sz w:val="16"/>
                <w:szCs w:val="21"/>
              </w:rPr>
              <w:t>生活与社会</w:t>
            </w: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T3.1 </w:t>
            </w:r>
            <w:r>
              <w:rPr>
                <w:rFonts w:ascii="Times New Roman" w:hAnsi="Times New Roman" w:cs="Times New Roman" w:hint="eastAsia"/>
                <w:sz w:val="18"/>
                <w:szCs w:val="18"/>
              </w:rPr>
              <w:t>日常</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生活</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T3.1.1</w:t>
            </w:r>
            <w:r>
              <w:rPr>
                <w:rFonts w:ascii="Times New Roman" w:hAnsi="Times New Roman" w:cs="Times New Roman" w:hint="eastAsia"/>
                <w:sz w:val="18"/>
                <w:szCs w:val="18"/>
              </w:rPr>
              <w:t>日常起居</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sz w:val="18"/>
                <w:szCs w:val="18"/>
              </w:rPr>
            </w:pPr>
            <w:r>
              <w:rPr>
                <w:rFonts w:ascii="Times New Roman" w:hAnsi="Times New Roman" w:hint="eastAsia"/>
                <w:sz w:val="18"/>
                <w:szCs w:val="18"/>
              </w:rPr>
              <w:t>T3.1.2</w:t>
            </w:r>
            <w:r>
              <w:rPr>
                <w:rFonts w:ascii="Times New Roman" w:hAnsi="Times New Roman" w:cs="Times New Roman"/>
                <w:sz w:val="18"/>
                <w:szCs w:val="18"/>
              </w:rPr>
              <w:t>饮食习惯</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T3.1.3</w:t>
            </w:r>
            <w:r>
              <w:rPr>
                <w:rFonts w:ascii="Times New Roman" w:hAnsi="Times New Roman" w:cs="Times New Roman"/>
                <w:sz w:val="18"/>
                <w:szCs w:val="18"/>
              </w:rPr>
              <w:t>着装时尚</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T3.1.4</w:t>
            </w:r>
            <w:r>
              <w:rPr>
                <w:rFonts w:ascii="Times New Roman" w:hAnsi="Times New Roman" w:cs="Times New Roman" w:hint="eastAsia"/>
                <w:sz w:val="18"/>
                <w:szCs w:val="18"/>
              </w:rPr>
              <w:t>居住安排</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T3.1.5</w:t>
            </w:r>
            <w:r>
              <w:rPr>
                <w:rFonts w:ascii="Times New Roman" w:hAnsi="Times New Roman" w:cs="Times New Roman"/>
                <w:sz w:val="18"/>
                <w:szCs w:val="18"/>
              </w:rPr>
              <w:t>交通出行</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T3.1.6</w:t>
            </w:r>
            <w:r>
              <w:rPr>
                <w:rFonts w:ascii="Times New Roman" w:hAnsi="Times New Roman" w:cs="Times New Roman"/>
                <w:sz w:val="18"/>
                <w:szCs w:val="18"/>
              </w:rPr>
              <w:t>消费购物</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T3.1.7</w:t>
            </w:r>
            <w:r>
              <w:rPr>
                <w:rFonts w:ascii="Times New Roman" w:hAnsi="Times New Roman" w:cs="Times New Roman" w:hint="eastAsia"/>
                <w:sz w:val="18"/>
                <w:szCs w:val="18"/>
              </w:rPr>
              <w:t>身心健康</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T3.1.8</w:t>
            </w:r>
            <w:r>
              <w:rPr>
                <w:rFonts w:ascii="Times New Roman" w:hAnsi="Times New Roman" w:cs="Times New Roman"/>
                <w:sz w:val="18"/>
                <w:szCs w:val="18"/>
              </w:rPr>
              <w:t>休闲活动</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T3.2 </w:t>
            </w:r>
            <w:r>
              <w:rPr>
                <w:rFonts w:ascii="Times New Roman" w:hAnsi="Times New Roman" w:cs="Times New Roman" w:hint="eastAsia"/>
                <w:sz w:val="18"/>
                <w:szCs w:val="18"/>
              </w:rPr>
              <w:t>社会</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系统</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T3.2.1</w:t>
            </w:r>
            <w:r>
              <w:rPr>
                <w:rFonts w:ascii="Times New Roman" w:hAnsi="Times New Roman" w:cs="Times New Roman"/>
                <w:sz w:val="18"/>
                <w:szCs w:val="18"/>
              </w:rPr>
              <w:t>法律制度</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T3.2.2</w:t>
            </w:r>
            <w:r>
              <w:rPr>
                <w:rFonts w:ascii="Times New Roman" w:hAnsi="Times New Roman" w:cs="Times New Roman"/>
                <w:sz w:val="18"/>
                <w:szCs w:val="18"/>
              </w:rPr>
              <w:t>医疗系统</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T3.2.3</w:t>
            </w:r>
            <w:r>
              <w:rPr>
                <w:rFonts w:ascii="Times New Roman" w:hAnsi="Times New Roman" w:cs="Times New Roman" w:hint="eastAsia"/>
                <w:sz w:val="18"/>
                <w:szCs w:val="18"/>
              </w:rPr>
              <w:t>教育体系</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T3.3 </w:t>
            </w:r>
            <w:r>
              <w:rPr>
                <w:rFonts w:ascii="Times New Roman" w:hAnsi="Times New Roman" w:cs="Times New Roman" w:hint="eastAsia"/>
                <w:sz w:val="18"/>
                <w:szCs w:val="18"/>
              </w:rPr>
              <w:t>公民</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责任</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T3.3.1</w:t>
            </w:r>
            <w:r>
              <w:rPr>
                <w:rFonts w:ascii="Times New Roman" w:hAnsi="Times New Roman" w:cs="Times New Roman" w:hint="eastAsia"/>
                <w:sz w:val="18"/>
                <w:szCs w:val="18"/>
              </w:rPr>
              <w:t>公民行动</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sz w:val="18"/>
                <w:szCs w:val="18"/>
              </w:rPr>
            </w:pPr>
            <w:r>
              <w:rPr>
                <w:rFonts w:ascii="Times New Roman" w:hAnsi="Times New Roman" w:hint="eastAsia"/>
                <w:sz w:val="18"/>
                <w:szCs w:val="18"/>
              </w:rPr>
              <w:t>T3.3.2</w:t>
            </w:r>
            <w:r>
              <w:rPr>
                <w:rFonts w:ascii="Times New Roman" w:hAnsi="Times New Roman" w:cs="Times New Roman"/>
                <w:sz w:val="18"/>
                <w:szCs w:val="18"/>
              </w:rPr>
              <w:t>社会议题</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T3.3.3</w:t>
            </w:r>
            <w:r>
              <w:rPr>
                <w:rFonts w:ascii="Times New Roman" w:hAnsi="Times New Roman" w:cs="Times New Roman"/>
                <w:sz w:val="18"/>
                <w:szCs w:val="18"/>
              </w:rPr>
              <w:t>公共讨论</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T3.3.4</w:t>
            </w:r>
            <w:r>
              <w:rPr>
                <w:rFonts w:ascii="Times New Roman" w:hAnsi="Times New Roman" w:cs="Times New Roman"/>
                <w:sz w:val="18"/>
                <w:szCs w:val="18"/>
              </w:rPr>
              <w:t>民主</w:t>
            </w:r>
            <w:r>
              <w:rPr>
                <w:rFonts w:ascii="Times New Roman" w:hAnsi="Times New Roman" w:cs="Times New Roman" w:hint="eastAsia"/>
                <w:sz w:val="18"/>
                <w:szCs w:val="18"/>
              </w:rPr>
              <w:t>参与</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T3.3.5</w:t>
            </w:r>
            <w:r>
              <w:rPr>
                <w:rFonts w:ascii="Times New Roman" w:hAnsi="Times New Roman" w:cs="Times New Roman" w:hint="eastAsia"/>
                <w:sz w:val="18"/>
                <w:szCs w:val="18"/>
              </w:rPr>
              <w:t>媒体素养</w:t>
            </w:r>
          </w:p>
        </w:tc>
      </w:tr>
      <w:tr w:rsidR="00C905BA">
        <w:trPr>
          <w:trHeight w:val="233"/>
          <w:jc w:val="center"/>
        </w:trPr>
        <w:tc>
          <w:tcPr>
            <w:tcW w:w="1439" w:type="pct"/>
            <w:vMerge w:val="restart"/>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hint="eastAsia"/>
                <w:color w:val="000000"/>
                <w:sz w:val="16"/>
                <w:szCs w:val="21"/>
              </w:rPr>
              <w:t>T</w:t>
            </w:r>
            <w:r>
              <w:rPr>
                <w:rFonts w:ascii="Times New Roman" w:hAnsi="Times New Roman" w:cs="Times New Roman"/>
                <w:color w:val="000000"/>
                <w:sz w:val="16"/>
                <w:szCs w:val="21"/>
              </w:rPr>
              <w:t>4.</w:t>
            </w:r>
            <w:r>
              <w:rPr>
                <w:rFonts w:ascii="Times New Roman" w:hAnsi="Times New Roman" w:cs="Times New Roman" w:hint="eastAsia"/>
                <w:color w:val="000000"/>
                <w:sz w:val="16"/>
                <w:szCs w:val="21"/>
              </w:rPr>
              <w:t>文化与传承</w:t>
            </w: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T4.1 </w:t>
            </w:r>
            <w:r>
              <w:rPr>
                <w:rFonts w:ascii="Times New Roman" w:hAnsi="Times New Roman" w:cs="Times New Roman" w:hint="eastAsia"/>
                <w:sz w:val="18"/>
                <w:szCs w:val="18"/>
              </w:rPr>
              <w:t>文化</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认知</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T4.1.1</w:t>
            </w:r>
            <w:r>
              <w:rPr>
                <w:rFonts w:ascii="Times New Roman" w:hAnsi="Times New Roman" w:cs="Times New Roman"/>
                <w:sz w:val="18"/>
                <w:szCs w:val="18"/>
              </w:rPr>
              <w:t>节日习俗</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T4.1.2</w:t>
            </w:r>
            <w:r>
              <w:rPr>
                <w:rFonts w:ascii="Times New Roman" w:hAnsi="Times New Roman" w:cs="Times New Roman"/>
                <w:sz w:val="18"/>
                <w:szCs w:val="18"/>
              </w:rPr>
              <w:t>传统艺术</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T4.1.3</w:t>
            </w:r>
            <w:r>
              <w:rPr>
                <w:rFonts w:ascii="Times New Roman" w:hAnsi="Times New Roman" w:cs="Times New Roman"/>
                <w:sz w:val="18"/>
                <w:szCs w:val="18"/>
              </w:rPr>
              <w:t>表演艺术</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T4.1.4</w:t>
            </w:r>
            <w:r>
              <w:rPr>
                <w:rFonts w:ascii="Times New Roman" w:hAnsi="Times New Roman" w:cs="Times New Roman"/>
                <w:sz w:val="18"/>
                <w:szCs w:val="18"/>
              </w:rPr>
              <w:t>文学作品</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T4.1.5</w:t>
            </w:r>
            <w:r>
              <w:rPr>
                <w:rFonts w:ascii="Times New Roman" w:hAnsi="Times New Roman" w:cs="Times New Roman"/>
                <w:sz w:val="18"/>
                <w:szCs w:val="18"/>
              </w:rPr>
              <w:t>民间故事</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T4.2 </w:t>
            </w:r>
            <w:r>
              <w:rPr>
                <w:rFonts w:ascii="Times New Roman" w:hAnsi="Times New Roman" w:cs="Times New Roman" w:hint="eastAsia"/>
                <w:sz w:val="18"/>
                <w:szCs w:val="18"/>
              </w:rPr>
              <w:t>文化</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遗产</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T4.2.1</w:t>
            </w:r>
            <w:r>
              <w:rPr>
                <w:rFonts w:ascii="Times New Roman" w:hAnsi="Times New Roman" w:cs="Times New Roman"/>
                <w:sz w:val="18"/>
                <w:szCs w:val="18"/>
              </w:rPr>
              <w:t>历史遗迹</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 xml:space="preserve">T4.2.2 </w:t>
            </w:r>
            <w:r>
              <w:rPr>
                <w:rFonts w:ascii="Times New Roman" w:hAnsi="Times New Roman" w:hint="eastAsia"/>
                <w:sz w:val="18"/>
                <w:szCs w:val="18"/>
              </w:rPr>
              <w:t>风云人物</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T4.2.3</w:t>
            </w:r>
            <w:r>
              <w:rPr>
                <w:rFonts w:ascii="Times New Roman" w:hAnsi="Times New Roman"/>
                <w:sz w:val="18"/>
                <w:szCs w:val="18"/>
              </w:rPr>
              <w:t>文化传承</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T4.3 </w:t>
            </w:r>
            <w:r>
              <w:rPr>
                <w:rFonts w:ascii="Times New Roman" w:hAnsi="Times New Roman" w:cs="Times New Roman" w:hint="eastAsia"/>
                <w:sz w:val="18"/>
                <w:szCs w:val="18"/>
              </w:rPr>
              <w:t>文化</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交流</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T4.3.1</w:t>
            </w:r>
            <w:r>
              <w:rPr>
                <w:rFonts w:ascii="Times New Roman" w:hAnsi="Times New Roman" w:cs="Times New Roman"/>
                <w:sz w:val="18"/>
                <w:szCs w:val="18"/>
              </w:rPr>
              <w:t>跨文化沟通</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sz w:val="18"/>
                <w:szCs w:val="18"/>
              </w:rPr>
            </w:pPr>
            <w:r>
              <w:rPr>
                <w:rFonts w:ascii="Times New Roman" w:hAnsi="Times New Roman" w:hint="eastAsia"/>
                <w:sz w:val="18"/>
                <w:szCs w:val="18"/>
              </w:rPr>
              <w:t>T4.3.2</w:t>
            </w:r>
            <w:r>
              <w:rPr>
                <w:rFonts w:ascii="Times New Roman" w:hAnsi="Times New Roman" w:cs="Times New Roman"/>
                <w:sz w:val="18"/>
                <w:szCs w:val="18"/>
              </w:rPr>
              <w:t>文化</w:t>
            </w:r>
            <w:r>
              <w:rPr>
                <w:rFonts w:ascii="Times New Roman" w:hAnsi="Times New Roman" w:cs="Times New Roman" w:hint="eastAsia"/>
                <w:sz w:val="18"/>
                <w:szCs w:val="18"/>
              </w:rPr>
              <w:t>比较</w:t>
            </w:r>
          </w:p>
        </w:tc>
      </w:tr>
      <w:tr w:rsidR="00C905BA">
        <w:trPr>
          <w:trHeight w:val="233"/>
          <w:jc w:val="center"/>
        </w:trPr>
        <w:tc>
          <w:tcPr>
            <w:tcW w:w="1439" w:type="pct"/>
            <w:vMerge w:val="restart"/>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hint="eastAsia"/>
                <w:color w:val="000000"/>
                <w:sz w:val="16"/>
                <w:szCs w:val="21"/>
              </w:rPr>
              <w:t>T5</w:t>
            </w:r>
            <w:r>
              <w:rPr>
                <w:rFonts w:ascii="Times New Roman" w:hAnsi="Times New Roman" w:cs="Times New Roman"/>
                <w:color w:val="000000"/>
                <w:sz w:val="16"/>
                <w:szCs w:val="21"/>
              </w:rPr>
              <w:t>.</w:t>
            </w:r>
            <w:r>
              <w:rPr>
                <w:rFonts w:ascii="Times New Roman" w:hAnsi="Times New Roman" w:cs="Times New Roman" w:hint="eastAsia"/>
                <w:color w:val="000000"/>
                <w:sz w:val="16"/>
                <w:szCs w:val="21"/>
              </w:rPr>
              <w:t>经济与科技</w:t>
            </w: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T5.1 </w:t>
            </w:r>
            <w:r>
              <w:rPr>
                <w:rFonts w:ascii="Times New Roman" w:hAnsi="Times New Roman" w:cs="Times New Roman"/>
                <w:sz w:val="18"/>
                <w:szCs w:val="18"/>
              </w:rPr>
              <w:t>经济</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sz w:val="18"/>
                <w:szCs w:val="18"/>
              </w:rPr>
              <w:t>活动</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T5.1.1</w:t>
            </w:r>
            <w:r>
              <w:rPr>
                <w:rFonts w:ascii="Times New Roman" w:hAnsi="Times New Roman" w:cs="Times New Roman" w:hint="eastAsia"/>
                <w:sz w:val="18"/>
                <w:szCs w:val="18"/>
              </w:rPr>
              <w:t>经济事务</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cs="Times New Roman" w:hint="eastAsia"/>
                <w:sz w:val="18"/>
                <w:szCs w:val="18"/>
              </w:rPr>
              <w:t xml:space="preserve">T5.1.2 </w:t>
            </w:r>
            <w:r>
              <w:rPr>
                <w:rFonts w:ascii="Times New Roman" w:hAnsi="Times New Roman" w:cs="Times New Roman" w:hint="eastAsia"/>
                <w:sz w:val="18"/>
                <w:szCs w:val="18"/>
              </w:rPr>
              <w:t>经济议题</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T5.2 </w:t>
            </w:r>
            <w:r>
              <w:rPr>
                <w:rFonts w:ascii="Times New Roman" w:hAnsi="Times New Roman" w:cs="Times New Roman" w:hint="eastAsia"/>
                <w:sz w:val="18"/>
                <w:szCs w:val="18"/>
              </w:rPr>
              <w:t>科学创新</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T5.2.1</w:t>
            </w:r>
            <w:r>
              <w:rPr>
                <w:rFonts w:hint="eastAsia"/>
                <w:sz w:val="18"/>
                <w:szCs w:val="18"/>
              </w:rPr>
              <w:t xml:space="preserve"> 科技应用</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sz w:val="18"/>
                <w:szCs w:val="18"/>
              </w:rPr>
            </w:pPr>
            <w:r>
              <w:rPr>
                <w:rFonts w:ascii="Times New Roman" w:hAnsi="Times New Roman" w:hint="eastAsia"/>
                <w:sz w:val="18"/>
                <w:szCs w:val="18"/>
              </w:rPr>
              <w:t>T5.2.2</w:t>
            </w:r>
            <w:r>
              <w:rPr>
                <w:rFonts w:hint="eastAsia"/>
                <w:sz w:val="18"/>
                <w:szCs w:val="18"/>
              </w:rPr>
              <w:t xml:space="preserve"> 科技素养</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 xml:space="preserve">T5.2.3 </w:t>
            </w:r>
            <w:r>
              <w:rPr>
                <w:rFonts w:hint="eastAsia"/>
                <w:sz w:val="18"/>
                <w:szCs w:val="18"/>
              </w:rPr>
              <w:t>科技前沿</w:t>
            </w:r>
          </w:p>
        </w:tc>
      </w:tr>
      <w:tr w:rsidR="00C905BA">
        <w:trPr>
          <w:trHeight w:val="233"/>
          <w:jc w:val="center"/>
        </w:trPr>
        <w:tc>
          <w:tcPr>
            <w:tcW w:w="1439" w:type="pct"/>
            <w:vMerge w:val="restart"/>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hint="eastAsia"/>
                <w:color w:val="000000"/>
                <w:sz w:val="16"/>
                <w:szCs w:val="21"/>
              </w:rPr>
              <w:t>T6</w:t>
            </w:r>
            <w:r>
              <w:rPr>
                <w:rFonts w:ascii="Times New Roman" w:hAnsi="Times New Roman" w:cs="Times New Roman"/>
                <w:color w:val="000000"/>
                <w:sz w:val="16"/>
                <w:szCs w:val="21"/>
              </w:rPr>
              <w:t>.</w:t>
            </w:r>
            <w:r>
              <w:rPr>
                <w:rFonts w:ascii="Times New Roman" w:hAnsi="Times New Roman" w:cs="Times New Roman" w:hint="eastAsia"/>
                <w:color w:val="000000"/>
                <w:sz w:val="16"/>
                <w:szCs w:val="21"/>
              </w:rPr>
              <w:t>自然与生态</w:t>
            </w: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T6.1 </w:t>
            </w:r>
            <w:r>
              <w:rPr>
                <w:rFonts w:ascii="Times New Roman" w:hAnsi="Times New Roman" w:cs="Times New Roman" w:hint="eastAsia"/>
                <w:sz w:val="18"/>
                <w:szCs w:val="18"/>
              </w:rPr>
              <w:t>自然</w:t>
            </w:r>
          </w:p>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环境</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T6.1.1</w:t>
            </w:r>
            <w:r>
              <w:rPr>
                <w:rFonts w:ascii="Times New Roman" w:hAnsi="Times New Roman" w:cs="Times New Roman" w:hint="eastAsia"/>
                <w:sz w:val="18"/>
                <w:szCs w:val="18"/>
              </w:rPr>
              <w:t>自然景观</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sz w:val="18"/>
                <w:szCs w:val="18"/>
              </w:rPr>
            </w:pPr>
            <w:r>
              <w:rPr>
                <w:rFonts w:ascii="Times New Roman" w:hAnsi="Times New Roman" w:hint="eastAsia"/>
                <w:sz w:val="18"/>
                <w:szCs w:val="18"/>
              </w:rPr>
              <w:t>T6.1.2</w:t>
            </w:r>
            <w:r>
              <w:rPr>
                <w:rFonts w:ascii="Times New Roman" w:hAnsi="Times New Roman" w:cs="Times New Roman"/>
                <w:sz w:val="18"/>
                <w:szCs w:val="18"/>
              </w:rPr>
              <w:t>气候</w:t>
            </w:r>
            <w:r>
              <w:rPr>
                <w:rFonts w:ascii="Times New Roman" w:hAnsi="Times New Roman" w:cs="Times New Roman" w:hint="eastAsia"/>
                <w:sz w:val="18"/>
                <w:szCs w:val="18"/>
              </w:rPr>
              <w:t>特征</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T6.1.3</w:t>
            </w:r>
            <w:r>
              <w:rPr>
                <w:rFonts w:ascii="Times New Roman" w:hAnsi="Times New Roman" w:cs="Times New Roman" w:hint="eastAsia"/>
                <w:sz w:val="18"/>
                <w:szCs w:val="18"/>
              </w:rPr>
              <w:t>生物世界</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jc w:val="center"/>
              <w:rPr>
                <w:rFonts w:ascii="Times New Roman" w:hAnsi="Times New Roman" w:cs="Times New Roman"/>
                <w:sz w:val="18"/>
                <w:szCs w:val="18"/>
              </w:rPr>
            </w:pPr>
            <w:r>
              <w:rPr>
                <w:rFonts w:ascii="Times New Roman" w:hAnsi="Times New Roman" w:cs="Times New Roman" w:hint="eastAsia"/>
                <w:sz w:val="18"/>
                <w:szCs w:val="18"/>
              </w:rPr>
              <w:t xml:space="preserve">T6.2 </w:t>
            </w:r>
            <w:r>
              <w:rPr>
                <w:rFonts w:ascii="Times New Roman" w:hAnsi="Times New Roman" w:cs="Times New Roman" w:hint="eastAsia"/>
                <w:sz w:val="18"/>
                <w:szCs w:val="18"/>
              </w:rPr>
              <w:t>环境保护</w:t>
            </w: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cs="Times New Roman"/>
                <w:sz w:val="18"/>
                <w:szCs w:val="18"/>
              </w:rPr>
            </w:pPr>
            <w:r>
              <w:rPr>
                <w:rFonts w:ascii="Times New Roman" w:hAnsi="Times New Roman" w:hint="eastAsia"/>
                <w:sz w:val="18"/>
                <w:szCs w:val="18"/>
              </w:rPr>
              <w:t>T6.2.1</w:t>
            </w:r>
            <w:r>
              <w:rPr>
                <w:rFonts w:ascii="Times New Roman" w:hAnsi="Times New Roman" w:cs="Times New Roman" w:hint="eastAsia"/>
                <w:sz w:val="18"/>
                <w:szCs w:val="18"/>
              </w:rPr>
              <w:t>环境问题</w:t>
            </w:r>
          </w:p>
        </w:tc>
      </w:tr>
      <w:tr w:rsidR="00C905BA">
        <w:trPr>
          <w:trHeight w:val="233"/>
          <w:jc w:val="center"/>
        </w:trPr>
        <w:tc>
          <w:tcPr>
            <w:tcW w:w="1439" w:type="pct"/>
            <w:vMerge/>
            <w:tcBorders>
              <w:top w:val="single" w:sz="4" w:space="0" w:color="auto"/>
              <w:left w:val="single" w:sz="4" w:space="0" w:color="auto"/>
              <w:bottom w:val="single" w:sz="4" w:space="0" w:color="auto"/>
              <w:right w:val="single" w:sz="4" w:space="0" w:color="auto"/>
            </w:tcBorders>
            <w:shd w:val="clear" w:color="auto" w:fill="auto"/>
            <w:tcMar>
              <w:left w:w="0" w:type="dxa"/>
            </w:tcMar>
            <w:vAlign w:val="center"/>
          </w:tcPr>
          <w:p w:rsidR="00C905BA" w:rsidRDefault="00C905BA">
            <w:pPr>
              <w:adjustRightInd w:val="0"/>
              <w:snapToGrid w:val="0"/>
              <w:jc w:val="center"/>
              <w:rPr>
                <w:rFonts w:ascii="Times New Roman" w:hAnsi="Times New Roman" w:cs="Times New Roman"/>
                <w:color w:val="000000"/>
                <w:sz w:val="16"/>
                <w:szCs w:val="21"/>
              </w:rPr>
            </w:pPr>
          </w:p>
        </w:tc>
        <w:tc>
          <w:tcPr>
            <w:tcW w:w="1567" w:type="pct"/>
            <w:vMerge/>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C905BA">
            <w:pPr>
              <w:adjustRightInd w:val="0"/>
              <w:snapToGrid w:val="0"/>
              <w:rPr>
                <w:rFonts w:ascii="Times New Roman" w:hAnsi="Times New Roman"/>
                <w:sz w:val="18"/>
                <w:szCs w:val="18"/>
              </w:rPr>
            </w:pPr>
          </w:p>
        </w:tc>
        <w:tc>
          <w:tcPr>
            <w:tcW w:w="1992" w:type="pct"/>
            <w:tcBorders>
              <w:top w:val="single" w:sz="4" w:space="0" w:color="auto"/>
              <w:left w:val="single" w:sz="4" w:space="0" w:color="auto"/>
              <w:bottom w:val="single" w:sz="4" w:space="0" w:color="auto"/>
              <w:right w:val="single" w:sz="4" w:space="0" w:color="auto"/>
            </w:tcBorders>
            <w:shd w:val="clear" w:color="auto" w:fill="auto"/>
            <w:vAlign w:val="center"/>
          </w:tcPr>
          <w:p w:rsidR="00C905BA" w:rsidRDefault="00011222">
            <w:pPr>
              <w:adjustRightInd w:val="0"/>
              <w:snapToGrid w:val="0"/>
              <w:rPr>
                <w:rFonts w:ascii="Times New Roman" w:hAnsi="Times New Roman"/>
                <w:sz w:val="18"/>
                <w:szCs w:val="18"/>
              </w:rPr>
            </w:pPr>
            <w:r>
              <w:rPr>
                <w:rFonts w:ascii="Times New Roman" w:hAnsi="Times New Roman" w:hint="eastAsia"/>
                <w:sz w:val="18"/>
                <w:szCs w:val="18"/>
              </w:rPr>
              <w:t>T6.2.2</w:t>
            </w:r>
            <w:r>
              <w:rPr>
                <w:rFonts w:ascii="Times New Roman" w:hAnsi="Times New Roman" w:cs="Times New Roman" w:hint="eastAsia"/>
                <w:sz w:val="18"/>
                <w:szCs w:val="18"/>
              </w:rPr>
              <w:t>环保行动</w:t>
            </w:r>
          </w:p>
        </w:tc>
      </w:tr>
    </w:tbl>
    <w:p w:rsidR="00C905BA" w:rsidRDefault="00C905BA">
      <w:pPr>
        <w:rPr>
          <w:rFonts w:ascii="Times New Roman" w:hAnsi="Times New Roman" w:cs="Times New Roman"/>
          <w:b/>
          <w:bCs/>
          <w:sz w:val="27"/>
          <w:szCs w:val="27"/>
        </w:rPr>
      </w:pPr>
    </w:p>
    <w:p w:rsidR="00C905BA" w:rsidRDefault="00011222">
      <w:pPr>
        <w:adjustRightInd w:val="0"/>
        <w:snapToGrid w:val="0"/>
        <w:spacing w:line="360" w:lineRule="auto"/>
        <w:ind w:firstLine="440"/>
        <w:rPr>
          <w:color w:val="000000"/>
        </w:rPr>
      </w:pPr>
      <w:r>
        <w:rPr>
          <w:color w:val="000000"/>
        </w:rPr>
        <w:t>等级分表中的词汇配置采用“核心词汇—扩展词汇”双层机制。核心词汇原则上由本等级及低</w:t>
      </w:r>
      <w:proofErr w:type="gramStart"/>
      <w:r>
        <w:rPr>
          <w:color w:val="000000"/>
        </w:rPr>
        <w:t>一</w:t>
      </w:r>
      <w:proofErr w:type="gramEnd"/>
      <w:r>
        <w:rPr>
          <w:color w:val="000000"/>
        </w:rPr>
        <w:t>等级词语构成，对应学习者在完成该等级任务时应能相对稳定产出的语言资源；扩展词汇则主要选取高一等级的输入性词语，并在括号中标注所属等级，如“叔叔（NH）”。其主要功能是支持理</w:t>
      </w:r>
      <w:r>
        <w:rPr>
          <w:color w:val="000000"/>
        </w:rPr>
        <w:lastRenderedPageBreak/>
        <w:t>解诠释类任务中可能出现的输入内容。</w:t>
      </w:r>
    </w:p>
    <w:p w:rsidR="00C905BA" w:rsidRDefault="00011222">
      <w:pPr>
        <w:adjustRightInd w:val="0"/>
        <w:snapToGrid w:val="0"/>
        <w:spacing w:line="360" w:lineRule="auto"/>
        <w:ind w:firstLine="440"/>
        <w:rPr>
          <w:color w:val="000000"/>
        </w:rPr>
      </w:pPr>
      <w:r>
        <w:rPr>
          <w:color w:val="000000"/>
        </w:rPr>
        <w:t>这种区分并非形式上的增补，而是直接对应ACTFL能力描述中“</w:t>
      </w:r>
      <w:r>
        <w:rPr>
          <w:rFonts w:hint="eastAsia"/>
          <w:color w:val="000000"/>
        </w:rPr>
        <w:t>理解</w:t>
      </w:r>
      <w:r>
        <w:rPr>
          <w:color w:val="000000"/>
        </w:rPr>
        <w:t>”与“</w:t>
      </w:r>
      <w:r>
        <w:rPr>
          <w:rFonts w:hint="eastAsia"/>
          <w:color w:val="000000"/>
        </w:rPr>
        <w:t>产出</w:t>
      </w:r>
      <w:r>
        <w:rPr>
          <w:color w:val="000000"/>
        </w:rPr>
        <w:t>”之间的能力层次差异。通过核心词与扩展词的分层配置，系统在保证输出可控性的同时，为理解输入保留适度超前空间。</w:t>
      </w:r>
    </w:p>
    <w:p w:rsidR="00C905BA" w:rsidRDefault="00011222">
      <w:pPr>
        <w:adjustRightInd w:val="0"/>
        <w:snapToGrid w:val="0"/>
        <w:spacing w:line="360" w:lineRule="auto"/>
        <w:ind w:firstLine="440"/>
        <w:rPr>
          <w:rFonts w:ascii="Times New Roman" w:hAnsi="Times New Roman" w:cs="Times New Roman"/>
          <w:color w:val="000000"/>
        </w:rPr>
      </w:pPr>
      <w:r>
        <w:rPr>
          <w:color w:val="000000"/>
        </w:rPr>
        <w:t>功能语段样例是等级分表中连接能力目标与真实语言使用的重要环节，其作用在于将抽象的“能做”描述落实为具体可感的语言</w:t>
      </w:r>
      <w:r>
        <w:rPr>
          <w:rFonts w:ascii="Times New Roman" w:hAnsi="Times New Roman" w:cs="Times New Roman"/>
          <w:color w:val="000000"/>
        </w:rPr>
        <w:t>实现形式。语段样</w:t>
      </w:r>
      <w:proofErr w:type="gramStart"/>
      <w:r>
        <w:rPr>
          <w:rFonts w:ascii="Times New Roman" w:hAnsi="Times New Roman" w:cs="Times New Roman"/>
          <w:color w:val="000000"/>
        </w:rPr>
        <w:t>例主要</w:t>
      </w:r>
      <w:proofErr w:type="gramEnd"/>
      <w:r>
        <w:rPr>
          <w:rFonts w:ascii="Times New Roman" w:hAnsi="Times New Roman" w:cs="Times New Roman"/>
          <w:color w:val="000000"/>
        </w:rPr>
        <w:t>来源于三条路径：一是真实交际语料，如广播通知、菜单、时刻表、短信、便条等，经改编并控制词汇难度后纳入；二是美国本土中文教材语料，如《中文听说读写》等，经词汇层级核验后遴选使用；三是</w:t>
      </w:r>
      <w:r>
        <w:rPr>
          <w:rFonts w:ascii="Times New Roman" w:hAnsi="Times New Roman" w:cs="Times New Roman"/>
          <w:color w:val="000000"/>
        </w:rPr>
        <w:t>AI</w:t>
      </w:r>
      <w:r>
        <w:rPr>
          <w:rFonts w:ascii="Times New Roman" w:hAnsi="Times New Roman" w:cs="Times New Roman"/>
          <w:color w:val="000000"/>
        </w:rPr>
        <w:t>辅助生成初稿，再经过词汇合</w:t>
      </w:r>
      <w:proofErr w:type="gramStart"/>
      <w:r>
        <w:rPr>
          <w:rFonts w:ascii="Times New Roman" w:hAnsi="Times New Roman" w:cs="Times New Roman"/>
          <w:color w:val="000000"/>
        </w:rPr>
        <w:t>规</w:t>
      </w:r>
      <w:proofErr w:type="gramEnd"/>
      <w:r>
        <w:rPr>
          <w:rFonts w:ascii="Times New Roman" w:hAnsi="Times New Roman" w:cs="Times New Roman"/>
          <w:color w:val="000000"/>
        </w:rPr>
        <w:t>审查、任务对齐核查、体式真实性修订和多轮专家审定等环节反复迭代形成。</w:t>
      </w:r>
    </w:p>
    <w:p w:rsidR="00C905BA" w:rsidRDefault="00011222">
      <w:pPr>
        <w:adjustRightInd w:val="0"/>
        <w:snapToGrid w:val="0"/>
        <w:spacing w:line="360" w:lineRule="auto"/>
        <w:ind w:firstLine="440"/>
        <w:rPr>
          <w:rFonts w:ascii="Times New Roman" w:hAnsi="Times New Roman" w:cs="Times New Roman"/>
          <w:color w:val="000000"/>
        </w:rPr>
      </w:pPr>
      <w:r>
        <w:rPr>
          <w:rFonts w:ascii="Times New Roman" w:hAnsi="Times New Roman" w:cs="Times New Roman"/>
          <w:color w:val="000000"/>
        </w:rPr>
        <w:t>无论其来源路径如何，所有功能语段样例均须满足四项基本标准，即任务对齐、词汇合</w:t>
      </w:r>
      <w:proofErr w:type="gramStart"/>
      <w:r>
        <w:rPr>
          <w:rFonts w:ascii="Times New Roman" w:hAnsi="Times New Roman" w:cs="Times New Roman"/>
          <w:color w:val="000000"/>
        </w:rPr>
        <w:t>规</w:t>
      </w:r>
      <w:proofErr w:type="gramEnd"/>
      <w:r>
        <w:rPr>
          <w:rFonts w:ascii="Times New Roman" w:hAnsi="Times New Roman" w:cs="Times New Roman"/>
          <w:color w:val="000000"/>
        </w:rPr>
        <w:t>、体式真实、情境适配。因此，功能语段并非简单举例，而是本系统中实现能力目标、组织教学内容和支撑评价设计的关键载体。</w:t>
      </w:r>
    </w:p>
    <w:p w:rsidR="00C905BA" w:rsidRDefault="00011222">
      <w:pPr>
        <w:widowControl/>
        <w:kinsoku w:val="0"/>
        <w:autoSpaceDE w:val="0"/>
        <w:autoSpaceDN w:val="0"/>
        <w:adjustRightInd w:val="0"/>
        <w:snapToGrid w:val="0"/>
        <w:spacing w:line="360" w:lineRule="auto"/>
        <w:jc w:val="center"/>
        <w:textAlignment w:val="baseline"/>
        <w:rPr>
          <w:rFonts w:ascii="Times New Roman" w:hAnsi="Times New Roman" w:cs="Times New Roman"/>
          <w:color w:val="000000"/>
        </w:rPr>
      </w:pPr>
      <w:r>
        <w:rPr>
          <w:rFonts w:ascii="Times New Roman" w:eastAsia="楷体" w:hAnsi="Times New Roman" w:cs="Times New Roman" w:hint="eastAsia"/>
          <w:snapToGrid w:val="0"/>
          <w:color w:val="000000"/>
          <w:spacing w:val="-3"/>
          <w:sz w:val="18"/>
          <w:szCs w:val="18"/>
        </w:rPr>
        <w:t>表</w:t>
      </w:r>
      <w:r>
        <w:rPr>
          <w:rFonts w:ascii="Times New Roman" w:eastAsia="楷体" w:hAnsi="Times New Roman" w:cs="Times New Roman" w:hint="eastAsia"/>
          <w:snapToGrid w:val="0"/>
          <w:color w:val="000000"/>
          <w:spacing w:val="-3"/>
          <w:sz w:val="18"/>
          <w:szCs w:val="18"/>
        </w:rPr>
        <w:t>8 ACTFL</w:t>
      </w:r>
      <w:r>
        <w:rPr>
          <w:rFonts w:ascii="Times New Roman" w:eastAsia="楷体" w:hAnsi="Times New Roman" w:cs="Times New Roman" w:hint="eastAsia"/>
          <w:snapToGrid w:val="0"/>
          <w:color w:val="000000"/>
          <w:spacing w:val="-3"/>
          <w:sz w:val="18"/>
          <w:szCs w:val="18"/>
        </w:rPr>
        <w:t>初等中级等级分表各级典型内容示例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
        <w:gridCol w:w="574"/>
        <w:gridCol w:w="935"/>
        <w:gridCol w:w="1683"/>
        <w:gridCol w:w="1650"/>
        <w:gridCol w:w="1311"/>
        <w:gridCol w:w="2755"/>
      </w:tblGrid>
      <w:tr w:rsidR="00C905BA">
        <w:trPr>
          <w:trHeight w:val="280"/>
        </w:trPr>
        <w:tc>
          <w:tcPr>
            <w:tcW w:w="622" w:type="dxa"/>
            <w:tcBorders>
              <w:top w:val="single" w:sz="4" w:space="0" w:color="000000"/>
              <w:left w:val="single" w:sz="4" w:space="0" w:color="000000"/>
              <w:bottom w:val="single" w:sz="4" w:space="0" w:color="000000"/>
              <w:right w:val="single" w:sz="4" w:space="0" w:color="000000"/>
              <w:tl2br w:val="nil"/>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等级</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模态</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话题</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能做陈述（节选）</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核心词（产出级，</w:t>
            </w:r>
            <w:proofErr w:type="gramStart"/>
            <w:r>
              <w:rPr>
                <w:rFonts w:ascii="Times New Roman" w:hAnsi="Times New Roman" w:cs="Times New Roman"/>
                <w:color w:val="000000"/>
                <w:sz w:val="16"/>
                <w:szCs w:val="21"/>
              </w:rPr>
              <w:t>当级</w:t>
            </w:r>
            <w:proofErr w:type="gramEnd"/>
            <w:r>
              <w:rPr>
                <w:rFonts w:ascii="Times New Roman" w:hAnsi="Times New Roman" w:cs="Times New Roman"/>
                <w:color w:val="000000"/>
                <w:sz w:val="16"/>
                <w:szCs w:val="21"/>
              </w:rPr>
              <w:t>/</w:t>
            </w:r>
            <w:r>
              <w:rPr>
                <w:rFonts w:ascii="Times New Roman" w:hAnsi="Times New Roman" w:cs="Times New Roman"/>
                <w:color w:val="000000"/>
                <w:sz w:val="16"/>
                <w:szCs w:val="21"/>
              </w:rPr>
              <w:t>低一级）</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r>
              <w:rPr>
                <w:rFonts w:ascii="Times New Roman" w:hAnsi="Times New Roman" w:cs="Times New Roman"/>
                <w:color w:val="000000"/>
                <w:sz w:val="16"/>
                <w:szCs w:val="21"/>
              </w:rPr>
              <w:t>相关词（理解级，高一级）</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rsidR="00C905BA" w:rsidRDefault="00011222">
            <w:pPr>
              <w:adjustRightInd w:val="0"/>
              <w:snapToGrid w:val="0"/>
              <w:jc w:val="center"/>
              <w:rPr>
                <w:rFonts w:ascii="Times New Roman" w:hAnsi="Times New Roman" w:cs="Times New Roman"/>
                <w:color w:val="000000"/>
                <w:sz w:val="16"/>
                <w:szCs w:val="21"/>
              </w:rPr>
            </w:pPr>
            <w:proofErr w:type="gramStart"/>
            <w:r>
              <w:rPr>
                <w:rFonts w:ascii="Times New Roman" w:hAnsi="Times New Roman" w:cs="Times New Roman"/>
                <w:color w:val="000000"/>
                <w:sz w:val="16"/>
                <w:szCs w:val="21"/>
              </w:rPr>
              <w:t>语篇样例</w:t>
            </w:r>
            <w:proofErr w:type="gramEnd"/>
            <w:r>
              <w:rPr>
                <w:rFonts w:ascii="Times New Roman" w:hAnsi="Times New Roman" w:cs="Times New Roman"/>
                <w:color w:val="000000"/>
                <w:sz w:val="16"/>
                <w:szCs w:val="21"/>
              </w:rPr>
              <w:t>要点</w:t>
            </w:r>
          </w:p>
        </w:tc>
      </w:tr>
      <w:tr w:rsidR="00C905BA">
        <w:tc>
          <w:tcPr>
            <w:tcW w:w="6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NL</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理解诠释</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 xml:space="preserve">T3.1.6 </w:t>
            </w:r>
            <w:r>
              <w:rPr>
                <w:rFonts w:ascii="Times New Roman" w:hAnsi="Times New Roman" w:cs="Times New Roman"/>
                <w:color w:val="000000"/>
                <w:sz w:val="16"/>
                <w:szCs w:val="21"/>
              </w:rPr>
              <w:t>消费购物</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我能看懂商店公布的关门时间</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时间词（点</w:t>
            </w:r>
            <w:r>
              <w:rPr>
                <w:rFonts w:ascii="Times New Roman" w:hAnsi="Times New Roman" w:cs="Times New Roman"/>
                <w:color w:val="000000"/>
                <w:sz w:val="16"/>
                <w:szCs w:val="21"/>
              </w:rPr>
              <w:t>/</w:t>
            </w:r>
            <w:r>
              <w:rPr>
                <w:rFonts w:ascii="Times New Roman" w:hAnsi="Times New Roman" w:cs="Times New Roman"/>
                <w:color w:val="000000"/>
                <w:sz w:val="16"/>
                <w:szCs w:val="21"/>
              </w:rPr>
              <w:t>分）；开</w:t>
            </w:r>
            <w:r>
              <w:rPr>
                <w:rFonts w:ascii="Times New Roman" w:hAnsi="Times New Roman" w:cs="Times New Roman"/>
                <w:color w:val="000000"/>
                <w:sz w:val="16"/>
                <w:szCs w:val="21"/>
              </w:rPr>
              <w:t>/</w:t>
            </w:r>
            <w:r>
              <w:rPr>
                <w:rFonts w:ascii="Times New Roman" w:hAnsi="Times New Roman" w:cs="Times New Roman"/>
                <w:color w:val="000000"/>
                <w:sz w:val="16"/>
                <w:szCs w:val="21"/>
              </w:rPr>
              <w:t>关；商场</w:t>
            </w:r>
            <w:r>
              <w:rPr>
                <w:rFonts w:ascii="Times New Roman" w:hAnsi="Times New Roman" w:cs="Times New Roman"/>
                <w:color w:val="000000"/>
                <w:sz w:val="16"/>
                <w:szCs w:val="21"/>
              </w:rPr>
              <w:t>/</w:t>
            </w:r>
            <w:r>
              <w:rPr>
                <w:rFonts w:ascii="Times New Roman" w:hAnsi="Times New Roman" w:cs="Times New Roman"/>
                <w:color w:val="000000"/>
                <w:sz w:val="16"/>
                <w:szCs w:val="21"/>
              </w:rPr>
              <w:t>超市；马上</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办（</w:t>
            </w:r>
            <w:r>
              <w:rPr>
                <w:rFonts w:ascii="Times New Roman" w:hAnsi="Times New Roman" w:cs="Times New Roman"/>
                <w:color w:val="000000"/>
                <w:sz w:val="16"/>
                <w:szCs w:val="21"/>
              </w:rPr>
              <w:t>NH</w:t>
            </w:r>
            <w:r>
              <w:rPr>
                <w:rFonts w:ascii="Times New Roman" w:hAnsi="Times New Roman" w:cs="Times New Roman"/>
                <w:color w:val="000000"/>
                <w:sz w:val="16"/>
                <w:szCs w:val="21"/>
              </w:rPr>
              <w:t>）；关（</w:t>
            </w:r>
            <w:r>
              <w:rPr>
                <w:rFonts w:ascii="Times New Roman" w:hAnsi="Times New Roman" w:cs="Times New Roman"/>
                <w:color w:val="000000"/>
                <w:sz w:val="16"/>
                <w:szCs w:val="21"/>
              </w:rPr>
              <w:t>NH</w:t>
            </w:r>
            <w:r>
              <w:rPr>
                <w:rFonts w:ascii="Times New Roman" w:hAnsi="Times New Roman" w:cs="Times New Roman"/>
                <w:color w:val="000000"/>
                <w:sz w:val="16"/>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菜单</w:t>
            </w:r>
            <w:r>
              <w:rPr>
                <w:rFonts w:ascii="Times New Roman" w:hAnsi="Times New Roman" w:cs="Times New Roman"/>
                <w:color w:val="000000"/>
                <w:sz w:val="16"/>
                <w:szCs w:val="21"/>
              </w:rPr>
              <w:t>/</w:t>
            </w:r>
            <w:r>
              <w:rPr>
                <w:rFonts w:ascii="Times New Roman" w:hAnsi="Times New Roman" w:cs="Times New Roman"/>
                <w:color w:val="000000"/>
                <w:sz w:val="16"/>
                <w:szCs w:val="21"/>
              </w:rPr>
              <w:t>营业公告格式；仅需识别数字与时间词，无需理解句法结构</w:t>
            </w:r>
          </w:p>
        </w:tc>
      </w:tr>
      <w:tr w:rsidR="00C905BA">
        <w:tc>
          <w:tcPr>
            <w:tcW w:w="6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NM</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人际沟通</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 xml:space="preserve">T1.1.1 </w:t>
            </w:r>
            <w:r>
              <w:rPr>
                <w:rFonts w:ascii="Times New Roman" w:hAnsi="Times New Roman" w:cs="Times New Roman"/>
                <w:color w:val="000000"/>
                <w:sz w:val="16"/>
                <w:szCs w:val="21"/>
              </w:rPr>
              <w:t>个人信息</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我能介绍其他人并提出相关问题</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姓</w:t>
            </w:r>
            <w:r>
              <w:rPr>
                <w:rFonts w:ascii="Times New Roman" w:hAnsi="Times New Roman" w:cs="Times New Roman"/>
                <w:color w:val="000000"/>
                <w:sz w:val="16"/>
                <w:szCs w:val="21"/>
              </w:rPr>
              <w:t>/</w:t>
            </w:r>
            <w:r>
              <w:rPr>
                <w:rFonts w:ascii="Times New Roman" w:hAnsi="Times New Roman" w:cs="Times New Roman"/>
                <w:color w:val="000000"/>
                <w:sz w:val="16"/>
                <w:szCs w:val="21"/>
              </w:rPr>
              <w:t>名</w:t>
            </w:r>
            <w:r>
              <w:rPr>
                <w:rFonts w:ascii="Times New Roman" w:hAnsi="Times New Roman" w:cs="Times New Roman"/>
                <w:color w:val="000000"/>
                <w:sz w:val="16"/>
                <w:szCs w:val="21"/>
              </w:rPr>
              <w:t>/</w:t>
            </w:r>
            <w:r>
              <w:rPr>
                <w:rFonts w:ascii="Times New Roman" w:hAnsi="Times New Roman" w:cs="Times New Roman"/>
                <w:color w:val="000000"/>
                <w:sz w:val="16"/>
                <w:szCs w:val="21"/>
              </w:rPr>
              <w:t>年级</w:t>
            </w:r>
            <w:r>
              <w:rPr>
                <w:rFonts w:ascii="Times New Roman" w:hAnsi="Times New Roman" w:cs="Times New Roman"/>
                <w:color w:val="000000"/>
                <w:sz w:val="16"/>
                <w:szCs w:val="21"/>
              </w:rPr>
              <w:t>/</w:t>
            </w:r>
            <w:r>
              <w:rPr>
                <w:rFonts w:ascii="Times New Roman" w:hAnsi="Times New Roman" w:cs="Times New Roman"/>
                <w:color w:val="000000"/>
                <w:sz w:val="16"/>
                <w:szCs w:val="21"/>
              </w:rPr>
              <w:t>班</w:t>
            </w:r>
            <w:r>
              <w:rPr>
                <w:rFonts w:ascii="Times New Roman" w:hAnsi="Times New Roman" w:cs="Times New Roman"/>
                <w:color w:val="000000"/>
                <w:sz w:val="16"/>
                <w:szCs w:val="21"/>
              </w:rPr>
              <w:t>/</w:t>
            </w:r>
            <w:r>
              <w:rPr>
                <w:rFonts w:ascii="Times New Roman" w:hAnsi="Times New Roman" w:cs="Times New Roman"/>
                <w:color w:val="000000"/>
                <w:sz w:val="16"/>
                <w:szCs w:val="21"/>
              </w:rPr>
              <w:t>好久</w:t>
            </w:r>
            <w:r>
              <w:rPr>
                <w:rFonts w:ascii="Times New Roman" w:hAnsi="Times New Roman" w:cs="Times New Roman"/>
                <w:color w:val="000000"/>
                <w:sz w:val="16"/>
                <w:szCs w:val="21"/>
              </w:rPr>
              <w:t>/</w:t>
            </w:r>
            <w:r>
              <w:rPr>
                <w:rFonts w:ascii="Times New Roman" w:hAnsi="Times New Roman" w:cs="Times New Roman"/>
                <w:color w:val="000000"/>
                <w:sz w:val="16"/>
                <w:szCs w:val="21"/>
              </w:rPr>
              <w:t>位</w:t>
            </w:r>
            <w:r>
              <w:rPr>
                <w:rFonts w:ascii="Times New Roman" w:hAnsi="Times New Roman" w:cs="Times New Roman"/>
                <w:color w:val="000000"/>
                <w:sz w:val="16"/>
                <w:szCs w:val="21"/>
              </w:rPr>
              <w:t>/</w:t>
            </w:r>
            <w:r>
              <w:rPr>
                <w:rFonts w:ascii="Times New Roman" w:hAnsi="Times New Roman" w:cs="Times New Roman"/>
                <w:color w:val="000000"/>
                <w:sz w:val="16"/>
                <w:szCs w:val="21"/>
              </w:rPr>
              <w:t>认识（</w:t>
            </w:r>
            <w:r>
              <w:rPr>
                <w:rFonts w:ascii="Times New Roman" w:hAnsi="Times New Roman" w:cs="Times New Roman"/>
                <w:color w:val="000000"/>
                <w:sz w:val="16"/>
                <w:szCs w:val="21"/>
              </w:rPr>
              <w:t>NL</w:t>
            </w:r>
            <w:r>
              <w:rPr>
                <w:rFonts w:ascii="Times New Roman" w:hAnsi="Times New Roman" w:cs="Times New Roman"/>
                <w:color w:val="000000"/>
                <w:sz w:val="16"/>
                <w:szCs w:val="21"/>
              </w:rPr>
              <w:t>）</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女人</w:t>
            </w:r>
            <w:r>
              <w:rPr>
                <w:rFonts w:ascii="Times New Roman" w:hAnsi="Times New Roman" w:cs="Times New Roman"/>
                <w:color w:val="000000"/>
                <w:sz w:val="16"/>
                <w:szCs w:val="21"/>
              </w:rPr>
              <w:t>/</w:t>
            </w:r>
            <w:r>
              <w:rPr>
                <w:rFonts w:ascii="Times New Roman" w:hAnsi="Times New Roman" w:cs="Times New Roman"/>
                <w:color w:val="000000"/>
                <w:sz w:val="16"/>
                <w:szCs w:val="21"/>
              </w:rPr>
              <w:t>男人</w:t>
            </w:r>
            <w:r>
              <w:rPr>
                <w:rFonts w:ascii="Times New Roman" w:hAnsi="Times New Roman" w:cs="Times New Roman"/>
                <w:color w:val="000000"/>
                <w:sz w:val="16"/>
                <w:szCs w:val="21"/>
              </w:rPr>
              <w:t>/</w:t>
            </w:r>
            <w:r>
              <w:rPr>
                <w:rFonts w:ascii="Times New Roman" w:hAnsi="Times New Roman" w:cs="Times New Roman"/>
                <w:color w:val="000000"/>
                <w:sz w:val="16"/>
                <w:szCs w:val="21"/>
              </w:rPr>
              <w:t>张（</w:t>
            </w:r>
            <w:r>
              <w:rPr>
                <w:rFonts w:ascii="Times New Roman" w:hAnsi="Times New Roman" w:cs="Times New Roman"/>
                <w:color w:val="000000"/>
                <w:sz w:val="16"/>
                <w:szCs w:val="21"/>
              </w:rPr>
              <w:t>NH</w:t>
            </w:r>
            <w:r>
              <w:rPr>
                <w:rFonts w:ascii="Times New Roman" w:hAnsi="Times New Roman" w:cs="Times New Roman"/>
                <w:color w:val="000000"/>
                <w:sz w:val="16"/>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两人对话；好久不见</w:t>
            </w:r>
            <w:r>
              <w:rPr>
                <w:rFonts w:ascii="Times New Roman" w:hAnsi="Times New Roman" w:cs="Times New Roman"/>
                <w:color w:val="000000"/>
                <w:sz w:val="16"/>
                <w:szCs w:val="21"/>
              </w:rPr>
              <w:t>→</w:t>
            </w:r>
            <w:r>
              <w:rPr>
                <w:rFonts w:ascii="Times New Roman" w:hAnsi="Times New Roman" w:cs="Times New Roman"/>
                <w:color w:val="000000"/>
                <w:sz w:val="16"/>
                <w:szCs w:val="21"/>
              </w:rPr>
              <w:t>介绍第三人</w:t>
            </w:r>
            <w:r>
              <w:rPr>
                <w:rFonts w:ascii="Times New Roman" w:hAnsi="Times New Roman" w:cs="Times New Roman"/>
                <w:color w:val="000000"/>
                <w:sz w:val="16"/>
                <w:szCs w:val="21"/>
              </w:rPr>
              <w:t>→</w:t>
            </w:r>
            <w:r>
              <w:rPr>
                <w:rFonts w:ascii="Times New Roman" w:hAnsi="Times New Roman" w:cs="Times New Roman"/>
                <w:color w:val="000000"/>
                <w:sz w:val="16"/>
                <w:szCs w:val="21"/>
              </w:rPr>
              <w:t>询问班级；话题</w:t>
            </w:r>
            <w:proofErr w:type="gramStart"/>
            <w:r>
              <w:rPr>
                <w:rFonts w:ascii="Times New Roman" w:hAnsi="Times New Roman" w:cs="Times New Roman"/>
                <w:color w:val="000000"/>
                <w:sz w:val="16"/>
                <w:szCs w:val="21"/>
              </w:rPr>
              <w:t>链自然</w:t>
            </w:r>
            <w:proofErr w:type="gramEnd"/>
            <w:r>
              <w:rPr>
                <w:rFonts w:ascii="Times New Roman" w:hAnsi="Times New Roman" w:cs="Times New Roman"/>
                <w:color w:val="000000"/>
                <w:sz w:val="16"/>
                <w:szCs w:val="21"/>
              </w:rPr>
              <w:t>出现；核心词加粗</w:t>
            </w:r>
          </w:p>
        </w:tc>
      </w:tr>
      <w:tr w:rsidR="00C905BA">
        <w:tc>
          <w:tcPr>
            <w:tcW w:w="6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NM</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人际沟通</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 xml:space="preserve">T1.2.2 </w:t>
            </w:r>
            <w:r>
              <w:rPr>
                <w:rFonts w:ascii="Times New Roman" w:hAnsi="Times New Roman" w:cs="Times New Roman"/>
                <w:color w:val="000000"/>
                <w:sz w:val="16"/>
                <w:szCs w:val="21"/>
              </w:rPr>
              <w:t>家庭生活</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我能询问和回答关于哪种家务更容易或更愉快的问题</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做饭</w:t>
            </w:r>
            <w:r>
              <w:rPr>
                <w:rFonts w:ascii="Times New Roman" w:hAnsi="Times New Roman" w:cs="Times New Roman"/>
                <w:color w:val="000000"/>
                <w:sz w:val="16"/>
                <w:szCs w:val="21"/>
              </w:rPr>
              <w:t>/</w:t>
            </w:r>
            <w:r>
              <w:rPr>
                <w:rFonts w:ascii="Times New Roman" w:hAnsi="Times New Roman" w:cs="Times New Roman"/>
                <w:color w:val="000000"/>
                <w:sz w:val="16"/>
                <w:szCs w:val="21"/>
              </w:rPr>
              <w:t>照顾</w:t>
            </w:r>
            <w:r>
              <w:rPr>
                <w:rFonts w:ascii="Times New Roman" w:hAnsi="Times New Roman" w:cs="Times New Roman"/>
                <w:color w:val="000000"/>
                <w:sz w:val="16"/>
                <w:szCs w:val="21"/>
              </w:rPr>
              <w:t>/</w:t>
            </w:r>
            <w:r>
              <w:rPr>
                <w:rFonts w:ascii="Times New Roman" w:hAnsi="Times New Roman" w:cs="Times New Roman"/>
                <w:color w:val="000000"/>
                <w:sz w:val="16"/>
                <w:szCs w:val="21"/>
              </w:rPr>
              <w:t>洗</w:t>
            </w:r>
            <w:r>
              <w:rPr>
                <w:rFonts w:ascii="Times New Roman" w:hAnsi="Times New Roman" w:cs="Times New Roman"/>
                <w:color w:val="000000"/>
                <w:sz w:val="16"/>
                <w:szCs w:val="21"/>
              </w:rPr>
              <w:t>/</w:t>
            </w:r>
            <w:r>
              <w:rPr>
                <w:rFonts w:ascii="Times New Roman" w:hAnsi="Times New Roman" w:cs="Times New Roman"/>
                <w:color w:val="000000"/>
                <w:sz w:val="16"/>
                <w:szCs w:val="21"/>
              </w:rPr>
              <w:t>比</w:t>
            </w:r>
            <w:r>
              <w:rPr>
                <w:rFonts w:ascii="Times New Roman" w:hAnsi="Times New Roman" w:cs="Times New Roman"/>
                <w:color w:val="000000"/>
                <w:sz w:val="16"/>
                <w:szCs w:val="21"/>
              </w:rPr>
              <w:t>/</w:t>
            </w:r>
            <w:r>
              <w:rPr>
                <w:rFonts w:ascii="Times New Roman" w:hAnsi="Times New Roman" w:cs="Times New Roman"/>
                <w:color w:val="000000"/>
                <w:sz w:val="16"/>
                <w:szCs w:val="21"/>
              </w:rPr>
              <w:t>跟</w:t>
            </w:r>
            <w:r>
              <w:rPr>
                <w:rFonts w:ascii="Times New Roman" w:hAnsi="Times New Roman" w:cs="Times New Roman"/>
                <w:color w:val="000000"/>
                <w:sz w:val="16"/>
                <w:szCs w:val="21"/>
              </w:rPr>
              <w:t>/</w:t>
            </w:r>
            <w:r>
              <w:rPr>
                <w:rFonts w:ascii="Times New Roman" w:hAnsi="Times New Roman" w:cs="Times New Roman"/>
                <w:color w:val="000000"/>
                <w:sz w:val="16"/>
                <w:szCs w:val="21"/>
              </w:rPr>
              <w:t>一样</w:t>
            </w:r>
            <w:r>
              <w:rPr>
                <w:rFonts w:ascii="Times New Roman" w:hAnsi="Times New Roman" w:cs="Times New Roman"/>
                <w:color w:val="000000"/>
                <w:sz w:val="16"/>
                <w:szCs w:val="21"/>
              </w:rPr>
              <w:t>/</w:t>
            </w:r>
            <w:r>
              <w:rPr>
                <w:rFonts w:ascii="Times New Roman" w:hAnsi="Times New Roman" w:cs="Times New Roman"/>
                <w:color w:val="000000"/>
                <w:sz w:val="16"/>
                <w:szCs w:val="21"/>
              </w:rPr>
              <w:t>挺</w:t>
            </w:r>
            <w:r>
              <w:rPr>
                <w:rFonts w:ascii="Times New Roman" w:hAnsi="Times New Roman" w:cs="Times New Roman"/>
                <w:color w:val="000000"/>
                <w:sz w:val="16"/>
                <w:szCs w:val="21"/>
              </w:rPr>
              <w:t>/</w:t>
            </w:r>
            <w:r>
              <w:rPr>
                <w:rFonts w:ascii="Times New Roman" w:hAnsi="Times New Roman" w:cs="Times New Roman"/>
                <w:color w:val="000000"/>
                <w:sz w:val="16"/>
                <w:szCs w:val="21"/>
              </w:rPr>
              <w:t>容易</w:t>
            </w:r>
            <w:r>
              <w:rPr>
                <w:rFonts w:ascii="Times New Roman" w:hAnsi="Times New Roman" w:cs="Times New Roman"/>
                <w:color w:val="000000"/>
                <w:sz w:val="16"/>
                <w:szCs w:val="21"/>
              </w:rPr>
              <w:t>/</w:t>
            </w:r>
            <w:r>
              <w:rPr>
                <w:rFonts w:ascii="Times New Roman" w:hAnsi="Times New Roman" w:cs="Times New Roman"/>
                <w:color w:val="000000"/>
                <w:sz w:val="16"/>
                <w:szCs w:val="21"/>
              </w:rPr>
              <w:t>累</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刷</w:t>
            </w:r>
            <w:r>
              <w:rPr>
                <w:rFonts w:ascii="Times New Roman" w:hAnsi="Times New Roman" w:cs="Times New Roman"/>
                <w:color w:val="000000"/>
                <w:sz w:val="16"/>
                <w:szCs w:val="21"/>
              </w:rPr>
              <w:t>/</w:t>
            </w:r>
            <w:r>
              <w:rPr>
                <w:rFonts w:ascii="Times New Roman" w:hAnsi="Times New Roman" w:cs="Times New Roman"/>
                <w:color w:val="000000"/>
                <w:sz w:val="16"/>
                <w:szCs w:val="21"/>
              </w:rPr>
              <w:t>碗</w:t>
            </w:r>
            <w:r>
              <w:rPr>
                <w:rFonts w:ascii="Times New Roman" w:hAnsi="Times New Roman" w:cs="Times New Roman"/>
                <w:color w:val="000000"/>
                <w:sz w:val="16"/>
                <w:szCs w:val="21"/>
              </w:rPr>
              <w:t>/</w:t>
            </w:r>
            <w:r>
              <w:rPr>
                <w:rFonts w:ascii="Times New Roman" w:hAnsi="Times New Roman" w:cs="Times New Roman"/>
                <w:color w:val="000000"/>
                <w:sz w:val="16"/>
                <w:szCs w:val="21"/>
              </w:rPr>
              <w:t>打扫</w:t>
            </w:r>
            <w:r>
              <w:rPr>
                <w:rFonts w:ascii="Times New Roman" w:hAnsi="Times New Roman" w:cs="Times New Roman"/>
                <w:color w:val="000000"/>
                <w:sz w:val="16"/>
                <w:szCs w:val="21"/>
              </w:rPr>
              <w:t>/</w:t>
            </w:r>
            <w:r>
              <w:rPr>
                <w:rFonts w:ascii="Times New Roman" w:hAnsi="Times New Roman" w:cs="Times New Roman"/>
                <w:color w:val="000000"/>
                <w:sz w:val="16"/>
                <w:szCs w:val="21"/>
              </w:rPr>
              <w:t>洗衣机（</w:t>
            </w:r>
            <w:r>
              <w:rPr>
                <w:rFonts w:ascii="Times New Roman" w:hAnsi="Times New Roman" w:cs="Times New Roman"/>
                <w:color w:val="000000"/>
                <w:sz w:val="16"/>
                <w:szCs w:val="21"/>
              </w:rPr>
              <w:t>NH</w:t>
            </w:r>
            <w:r>
              <w:rPr>
                <w:rFonts w:ascii="Times New Roman" w:hAnsi="Times New Roman" w:cs="Times New Roman"/>
                <w:color w:val="000000"/>
                <w:sz w:val="16"/>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对话体；</w:t>
            </w:r>
            <w:r>
              <w:rPr>
                <w:rFonts w:ascii="Times New Roman" w:hAnsi="Times New Roman" w:cs="Times New Roman"/>
                <w:color w:val="000000"/>
                <w:sz w:val="16"/>
                <w:szCs w:val="21"/>
              </w:rPr>
              <w:t>A</w:t>
            </w:r>
            <w:r>
              <w:rPr>
                <w:rFonts w:ascii="Times New Roman" w:hAnsi="Times New Roman" w:cs="Times New Roman"/>
                <w:color w:val="000000"/>
                <w:sz w:val="16"/>
                <w:szCs w:val="21"/>
              </w:rPr>
              <w:t>比</w:t>
            </w:r>
            <w:r>
              <w:rPr>
                <w:rFonts w:ascii="Times New Roman" w:hAnsi="Times New Roman" w:cs="Times New Roman"/>
                <w:color w:val="000000"/>
                <w:sz w:val="16"/>
                <w:szCs w:val="21"/>
              </w:rPr>
              <w:t>B+</w:t>
            </w:r>
            <w:r>
              <w:rPr>
                <w:rFonts w:ascii="Times New Roman" w:hAnsi="Times New Roman" w:cs="Times New Roman"/>
                <w:color w:val="000000"/>
                <w:sz w:val="16"/>
                <w:szCs w:val="21"/>
              </w:rPr>
              <w:t>形容词比较</w:t>
            </w:r>
            <w:proofErr w:type="gramStart"/>
            <w:r>
              <w:rPr>
                <w:rFonts w:ascii="Times New Roman" w:hAnsi="Times New Roman" w:cs="Times New Roman"/>
                <w:color w:val="000000"/>
                <w:sz w:val="16"/>
                <w:szCs w:val="21"/>
              </w:rPr>
              <w:t>句自然</w:t>
            </w:r>
            <w:proofErr w:type="gramEnd"/>
            <w:r>
              <w:rPr>
                <w:rFonts w:ascii="Times New Roman" w:hAnsi="Times New Roman" w:cs="Times New Roman"/>
                <w:color w:val="000000"/>
                <w:sz w:val="16"/>
                <w:szCs w:val="21"/>
              </w:rPr>
              <w:t>融入语篇；</w:t>
            </w:r>
            <w:proofErr w:type="gramStart"/>
            <w:r>
              <w:rPr>
                <w:rFonts w:ascii="Times New Roman" w:hAnsi="Times New Roman" w:cs="Times New Roman"/>
                <w:color w:val="000000"/>
                <w:sz w:val="16"/>
                <w:szCs w:val="21"/>
              </w:rPr>
              <w:t>相关词仅出现</w:t>
            </w:r>
            <w:proofErr w:type="gramEnd"/>
            <w:r>
              <w:rPr>
                <w:rFonts w:ascii="Times New Roman" w:hAnsi="Times New Roman" w:cs="Times New Roman"/>
                <w:color w:val="000000"/>
                <w:sz w:val="16"/>
                <w:szCs w:val="21"/>
              </w:rPr>
              <w:t>于接收侧</w:t>
            </w:r>
          </w:p>
        </w:tc>
      </w:tr>
      <w:tr w:rsidR="00C905BA">
        <w:trPr>
          <w:trHeight w:val="425"/>
        </w:trPr>
        <w:tc>
          <w:tcPr>
            <w:tcW w:w="6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NH</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表达演示</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 xml:space="preserve">T1.1.3 </w:t>
            </w:r>
            <w:r>
              <w:rPr>
                <w:rFonts w:ascii="Times New Roman" w:hAnsi="Times New Roman" w:cs="Times New Roman"/>
                <w:color w:val="000000"/>
                <w:sz w:val="16"/>
                <w:szCs w:val="21"/>
              </w:rPr>
              <w:t>性格外貌</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我能书面描述自己的外貌以便他人能认出我</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个子</w:t>
            </w:r>
            <w:r>
              <w:rPr>
                <w:rFonts w:ascii="Times New Roman" w:hAnsi="Times New Roman" w:cs="Times New Roman"/>
                <w:color w:val="000000"/>
                <w:sz w:val="16"/>
                <w:szCs w:val="21"/>
              </w:rPr>
              <w:t>/</w:t>
            </w:r>
            <w:r>
              <w:rPr>
                <w:rFonts w:ascii="Times New Roman" w:hAnsi="Times New Roman" w:cs="Times New Roman"/>
                <w:color w:val="000000"/>
                <w:sz w:val="16"/>
                <w:szCs w:val="21"/>
              </w:rPr>
              <w:t>样子</w:t>
            </w:r>
            <w:r>
              <w:rPr>
                <w:rFonts w:ascii="Times New Roman" w:hAnsi="Times New Roman" w:cs="Times New Roman"/>
                <w:color w:val="000000"/>
                <w:sz w:val="16"/>
                <w:szCs w:val="21"/>
              </w:rPr>
              <w:t>/</w:t>
            </w:r>
            <w:r>
              <w:rPr>
                <w:rFonts w:ascii="Times New Roman" w:hAnsi="Times New Roman" w:cs="Times New Roman"/>
                <w:color w:val="000000"/>
                <w:sz w:val="16"/>
                <w:szCs w:val="21"/>
              </w:rPr>
              <w:t>眼睛</w:t>
            </w:r>
            <w:r>
              <w:rPr>
                <w:rFonts w:ascii="Times New Roman" w:hAnsi="Times New Roman" w:cs="Times New Roman"/>
                <w:color w:val="000000"/>
                <w:sz w:val="16"/>
                <w:szCs w:val="21"/>
              </w:rPr>
              <w:t>/</w:t>
            </w:r>
            <w:r>
              <w:rPr>
                <w:rFonts w:ascii="Times New Roman" w:hAnsi="Times New Roman" w:cs="Times New Roman"/>
                <w:color w:val="000000"/>
                <w:sz w:val="16"/>
                <w:szCs w:val="21"/>
              </w:rPr>
              <w:t>发</w:t>
            </w:r>
            <w:r>
              <w:rPr>
                <w:rFonts w:ascii="Times New Roman" w:hAnsi="Times New Roman" w:cs="Times New Roman"/>
                <w:color w:val="000000"/>
                <w:sz w:val="16"/>
                <w:szCs w:val="21"/>
              </w:rPr>
              <w:t>/</w:t>
            </w:r>
            <w:r>
              <w:rPr>
                <w:rFonts w:ascii="Times New Roman" w:hAnsi="Times New Roman" w:cs="Times New Roman"/>
                <w:color w:val="000000"/>
                <w:sz w:val="16"/>
                <w:szCs w:val="21"/>
              </w:rPr>
              <w:t>颜色词</w:t>
            </w:r>
            <w:r>
              <w:rPr>
                <w:rFonts w:ascii="Times New Roman" w:hAnsi="Times New Roman" w:cs="Times New Roman"/>
                <w:color w:val="000000"/>
                <w:sz w:val="16"/>
                <w:szCs w:val="21"/>
              </w:rPr>
              <w:t>/</w:t>
            </w:r>
            <w:r>
              <w:rPr>
                <w:rFonts w:ascii="Times New Roman" w:hAnsi="Times New Roman" w:cs="Times New Roman"/>
                <w:color w:val="000000"/>
                <w:sz w:val="16"/>
                <w:szCs w:val="21"/>
              </w:rPr>
              <w:t>高</w:t>
            </w:r>
            <w:r>
              <w:rPr>
                <w:rFonts w:ascii="Times New Roman" w:hAnsi="Times New Roman" w:cs="Times New Roman"/>
                <w:color w:val="000000"/>
                <w:sz w:val="16"/>
                <w:szCs w:val="21"/>
              </w:rPr>
              <w:t>/</w:t>
            </w:r>
            <w:r>
              <w:rPr>
                <w:rFonts w:ascii="Times New Roman" w:hAnsi="Times New Roman" w:cs="Times New Roman"/>
                <w:color w:val="000000"/>
                <w:sz w:val="16"/>
                <w:szCs w:val="21"/>
              </w:rPr>
              <w:t>可爱</w:t>
            </w:r>
            <w:r>
              <w:rPr>
                <w:rFonts w:ascii="Times New Roman" w:hAnsi="Times New Roman" w:cs="Times New Roman"/>
                <w:color w:val="000000"/>
                <w:sz w:val="16"/>
                <w:szCs w:val="21"/>
              </w:rPr>
              <w:t>/</w:t>
            </w:r>
            <w:r>
              <w:rPr>
                <w:rFonts w:ascii="Times New Roman" w:hAnsi="Times New Roman" w:cs="Times New Roman"/>
                <w:color w:val="000000"/>
                <w:sz w:val="16"/>
                <w:szCs w:val="21"/>
              </w:rPr>
              <w:t>长（动）</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瘦</w:t>
            </w:r>
            <w:r>
              <w:rPr>
                <w:rFonts w:ascii="Times New Roman" w:hAnsi="Times New Roman" w:cs="Times New Roman"/>
                <w:color w:val="000000"/>
                <w:sz w:val="16"/>
                <w:szCs w:val="21"/>
              </w:rPr>
              <w:t>/</w:t>
            </w:r>
            <w:r>
              <w:rPr>
                <w:rFonts w:ascii="Times New Roman" w:hAnsi="Times New Roman" w:cs="Times New Roman"/>
                <w:color w:val="000000"/>
                <w:sz w:val="16"/>
                <w:szCs w:val="21"/>
              </w:rPr>
              <w:t>胖</w:t>
            </w:r>
            <w:r>
              <w:rPr>
                <w:rFonts w:ascii="Times New Roman" w:hAnsi="Times New Roman" w:cs="Times New Roman"/>
                <w:color w:val="000000"/>
                <w:sz w:val="16"/>
                <w:szCs w:val="21"/>
              </w:rPr>
              <w:t>/</w:t>
            </w:r>
            <w:r>
              <w:rPr>
                <w:rFonts w:ascii="Times New Roman" w:hAnsi="Times New Roman" w:cs="Times New Roman"/>
                <w:color w:val="000000"/>
                <w:sz w:val="16"/>
                <w:szCs w:val="21"/>
              </w:rPr>
              <w:t>头发</w:t>
            </w:r>
            <w:r>
              <w:rPr>
                <w:rFonts w:ascii="Times New Roman" w:hAnsi="Times New Roman" w:cs="Times New Roman"/>
                <w:color w:val="000000"/>
                <w:sz w:val="16"/>
                <w:szCs w:val="21"/>
              </w:rPr>
              <w:t>/</w:t>
            </w:r>
            <w:r>
              <w:rPr>
                <w:rFonts w:ascii="Times New Roman" w:hAnsi="Times New Roman" w:cs="Times New Roman"/>
                <w:color w:val="000000"/>
                <w:sz w:val="16"/>
                <w:szCs w:val="21"/>
              </w:rPr>
              <w:t>帅</w:t>
            </w:r>
            <w:r>
              <w:rPr>
                <w:rFonts w:ascii="Times New Roman" w:hAnsi="Times New Roman" w:cs="Times New Roman"/>
                <w:color w:val="000000"/>
                <w:sz w:val="16"/>
                <w:szCs w:val="21"/>
              </w:rPr>
              <w:t>/</w:t>
            </w:r>
            <w:r>
              <w:rPr>
                <w:rFonts w:ascii="Times New Roman" w:hAnsi="Times New Roman" w:cs="Times New Roman"/>
                <w:color w:val="000000"/>
                <w:sz w:val="16"/>
                <w:szCs w:val="21"/>
              </w:rPr>
              <w:t>聪明（</w:t>
            </w:r>
            <w:r>
              <w:rPr>
                <w:rFonts w:ascii="Times New Roman" w:hAnsi="Times New Roman" w:cs="Times New Roman"/>
                <w:color w:val="000000"/>
                <w:sz w:val="16"/>
                <w:szCs w:val="21"/>
              </w:rPr>
              <w:t>NH</w:t>
            </w:r>
            <w:r>
              <w:rPr>
                <w:rFonts w:ascii="Times New Roman" w:hAnsi="Times New Roman" w:cs="Times New Roman"/>
                <w:color w:val="000000"/>
                <w:sz w:val="16"/>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独立短文；状态补语「得」自然出现；受事主语「眼睛是蓝色的」出现；可作写作评分参考样本</w:t>
            </w:r>
          </w:p>
        </w:tc>
      </w:tr>
      <w:tr w:rsidR="00C905BA">
        <w:tc>
          <w:tcPr>
            <w:tcW w:w="6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IL</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人际沟通</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 xml:space="preserve">T2.2.2 </w:t>
            </w:r>
            <w:proofErr w:type="gramStart"/>
            <w:r>
              <w:rPr>
                <w:rFonts w:ascii="Times New Roman" w:hAnsi="Times New Roman" w:cs="Times New Roman"/>
                <w:color w:val="000000"/>
                <w:sz w:val="16"/>
                <w:szCs w:val="21"/>
              </w:rPr>
              <w:t>职场沟通</w:t>
            </w:r>
            <w:proofErr w:type="gramEnd"/>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我能回复询问其他预约日期时间的短信</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不好意思</w:t>
            </w:r>
            <w:r>
              <w:rPr>
                <w:rFonts w:ascii="Times New Roman" w:hAnsi="Times New Roman" w:cs="Times New Roman"/>
                <w:color w:val="000000"/>
                <w:sz w:val="16"/>
                <w:szCs w:val="21"/>
              </w:rPr>
              <w:t>/</w:t>
            </w:r>
            <w:r>
              <w:rPr>
                <w:rFonts w:ascii="Times New Roman" w:hAnsi="Times New Roman" w:cs="Times New Roman"/>
                <w:color w:val="000000"/>
                <w:sz w:val="16"/>
                <w:szCs w:val="21"/>
              </w:rPr>
              <w:t>可能</w:t>
            </w:r>
            <w:r>
              <w:rPr>
                <w:rFonts w:ascii="Times New Roman" w:hAnsi="Times New Roman" w:cs="Times New Roman"/>
                <w:color w:val="000000"/>
                <w:sz w:val="16"/>
                <w:szCs w:val="21"/>
              </w:rPr>
              <w:t>/</w:t>
            </w:r>
            <w:r>
              <w:rPr>
                <w:rFonts w:ascii="Times New Roman" w:hAnsi="Times New Roman" w:cs="Times New Roman"/>
                <w:color w:val="000000"/>
                <w:sz w:val="16"/>
                <w:szCs w:val="21"/>
              </w:rPr>
              <w:t>方便</w:t>
            </w:r>
            <w:r>
              <w:rPr>
                <w:rFonts w:ascii="Times New Roman" w:hAnsi="Times New Roman" w:cs="Times New Roman"/>
                <w:color w:val="000000"/>
                <w:sz w:val="16"/>
                <w:szCs w:val="21"/>
              </w:rPr>
              <w:t>/</w:t>
            </w:r>
            <w:r>
              <w:rPr>
                <w:rFonts w:ascii="Times New Roman" w:hAnsi="Times New Roman" w:cs="Times New Roman"/>
                <w:color w:val="000000"/>
                <w:sz w:val="16"/>
                <w:szCs w:val="21"/>
              </w:rPr>
              <w:t>行</w:t>
            </w:r>
            <w:r>
              <w:rPr>
                <w:rFonts w:ascii="Times New Roman" w:hAnsi="Times New Roman" w:cs="Times New Roman"/>
                <w:color w:val="000000"/>
                <w:sz w:val="16"/>
                <w:szCs w:val="21"/>
              </w:rPr>
              <w:t>/</w:t>
            </w:r>
            <w:r>
              <w:rPr>
                <w:rFonts w:ascii="Times New Roman" w:hAnsi="Times New Roman" w:cs="Times New Roman"/>
                <w:color w:val="000000"/>
                <w:sz w:val="16"/>
                <w:szCs w:val="21"/>
              </w:rPr>
              <w:t>不行</w:t>
            </w:r>
            <w:r>
              <w:rPr>
                <w:rFonts w:ascii="Times New Roman" w:hAnsi="Times New Roman" w:cs="Times New Roman"/>
                <w:color w:val="000000"/>
                <w:sz w:val="16"/>
                <w:szCs w:val="21"/>
              </w:rPr>
              <w:t>/</w:t>
            </w:r>
            <w:r>
              <w:rPr>
                <w:rFonts w:ascii="Times New Roman" w:hAnsi="Times New Roman" w:cs="Times New Roman"/>
                <w:color w:val="000000"/>
                <w:sz w:val="16"/>
                <w:szCs w:val="21"/>
              </w:rPr>
              <w:t>有空</w:t>
            </w:r>
            <w:r>
              <w:rPr>
                <w:rFonts w:ascii="Times New Roman" w:hAnsi="Times New Roman" w:cs="Times New Roman"/>
                <w:color w:val="000000"/>
                <w:sz w:val="16"/>
                <w:szCs w:val="21"/>
              </w:rPr>
              <w:t>/</w:t>
            </w:r>
            <w:r>
              <w:rPr>
                <w:rFonts w:ascii="Times New Roman" w:hAnsi="Times New Roman" w:cs="Times New Roman"/>
                <w:color w:val="000000"/>
                <w:sz w:val="16"/>
                <w:szCs w:val="21"/>
              </w:rPr>
              <w:t>或者</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同事</w:t>
            </w:r>
            <w:r>
              <w:rPr>
                <w:rFonts w:ascii="Times New Roman" w:hAnsi="Times New Roman" w:cs="Times New Roman"/>
                <w:color w:val="000000"/>
                <w:sz w:val="16"/>
                <w:szCs w:val="21"/>
              </w:rPr>
              <w:t>/</w:t>
            </w:r>
            <w:r>
              <w:rPr>
                <w:rFonts w:ascii="Times New Roman" w:hAnsi="Times New Roman" w:cs="Times New Roman"/>
                <w:color w:val="000000"/>
                <w:sz w:val="16"/>
                <w:szCs w:val="21"/>
              </w:rPr>
              <w:t>经理</w:t>
            </w:r>
            <w:r>
              <w:rPr>
                <w:rFonts w:ascii="Times New Roman" w:hAnsi="Times New Roman" w:cs="Times New Roman"/>
                <w:color w:val="000000"/>
                <w:sz w:val="16"/>
                <w:szCs w:val="21"/>
              </w:rPr>
              <w:t>/</w:t>
            </w:r>
            <w:r>
              <w:rPr>
                <w:rFonts w:ascii="Times New Roman" w:hAnsi="Times New Roman" w:cs="Times New Roman"/>
                <w:color w:val="000000"/>
                <w:sz w:val="16"/>
                <w:szCs w:val="21"/>
              </w:rPr>
              <w:t>会议</w:t>
            </w:r>
            <w:r>
              <w:rPr>
                <w:rFonts w:ascii="Times New Roman" w:hAnsi="Times New Roman" w:cs="Times New Roman"/>
                <w:color w:val="000000"/>
                <w:sz w:val="16"/>
                <w:szCs w:val="21"/>
              </w:rPr>
              <w:t>/</w:t>
            </w:r>
            <w:r>
              <w:rPr>
                <w:rFonts w:ascii="Times New Roman" w:hAnsi="Times New Roman" w:cs="Times New Roman"/>
                <w:color w:val="000000"/>
                <w:sz w:val="16"/>
                <w:szCs w:val="21"/>
              </w:rPr>
              <w:t>准时（</w:t>
            </w:r>
            <w:r>
              <w:rPr>
                <w:rFonts w:ascii="Times New Roman" w:hAnsi="Times New Roman" w:cs="Times New Roman"/>
                <w:color w:val="000000"/>
                <w:sz w:val="16"/>
                <w:szCs w:val="21"/>
              </w:rPr>
              <w:t>IL</w:t>
            </w:r>
            <w:r>
              <w:rPr>
                <w:rFonts w:ascii="Times New Roman" w:hAnsi="Times New Roman" w:cs="Times New Roman"/>
                <w:color w:val="000000"/>
                <w:sz w:val="16"/>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短信体；礼貌拒绝语与时间表达交织；正式</w:t>
            </w:r>
            <w:r>
              <w:rPr>
                <w:rFonts w:ascii="Times New Roman" w:hAnsi="Times New Roman" w:cs="Times New Roman"/>
                <w:color w:val="000000"/>
                <w:sz w:val="16"/>
                <w:szCs w:val="21"/>
              </w:rPr>
              <w:t>/</w:t>
            </w:r>
            <w:r>
              <w:rPr>
                <w:rFonts w:ascii="Times New Roman" w:hAnsi="Times New Roman" w:cs="Times New Roman"/>
                <w:color w:val="000000"/>
                <w:sz w:val="16"/>
                <w:szCs w:val="21"/>
              </w:rPr>
              <w:t>半正式语体意识体现在「不好意思」</w:t>
            </w:r>
            <w:r>
              <w:rPr>
                <w:rFonts w:ascii="Times New Roman" w:hAnsi="Times New Roman" w:cs="Times New Roman"/>
                <w:color w:val="000000"/>
                <w:sz w:val="16"/>
                <w:szCs w:val="21"/>
              </w:rPr>
              <w:t>vs</w:t>
            </w:r>
            <w:r>
              <w:rPr>
                <w:rFonts w:ascii="Times New Roman" w:hAnsi="Times New Roman" w:cs="Times New Roman"/>
                <w:color w:val="000000"/>
                <w:sz w:val="16"/>
                <w:szCs w:val="21"/>
              </w:rPr>
              <w:t>「对不起」的选择上</w:t>
            </w:r>
          </w:p>
        </w:tc>
      </w:tr>
      <w:tr w:rsidR="00C905BA">
        <w:tc>
          <w:tcPr>
            <w:tcW w:w="6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IM</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表达演示</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 xml:space="preserve">T2.2.1 </w:t>
            </w:r>
            <w:r>
              <w:rPr>
                <w:rFonts w:ascii="Times New Roman" w:hAnsi="Times New Roman" w:cs="Times New Roman"/>
                <w:color w:val="000000"/>
                <w:sz w:val="16"/>
                <w:szCs w:val="21"/>
              </w:rPr>
              <w:t>职业发展</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我能就留学或工作机会撰写简短的个人陈述</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目前</w:t>
            </w:r>
            <w:r>
              <w:rPr>
                <w:rFonts w:ascii="Times New Roman" w:hAnsi="Times New Roman" w:cs="Times New Roman"/>
                <w:color w:val="000000"/>
                <w:sz w:val="16"/>
                <w:szCs w:val="21"/>
              </w:rPr>
              <w:t>/</w:t>
            </w:r>
            <w:r>
              <w:rPr>
                <w:rFonts w:ascii="Times New Roman" w:hAnsi="Times New Roman" w:cs="Times New Roman"/>
                <w:color w:val="000000"/>
                <w:sz w:val="16"/>
                <w:szCs w:val="21"/>
              </w:rPr>
              <w:t>专业</w:t>
            </w:r>
            <w:r>
              <w:rPr>
                <w:rFonts w:ascii="Times New Roman" w:hAnsi="Times New Roman" w:cs="Times New Roman"/>
                <w:color w:val="000000"/>
                <w:sz w:val="16"/>
                <w:szCs w:val="21"/>
              </w:rPr>
              <w:t>/</w:t>
            </w:r>
            <w:r>
              <w:rPr>
                <w:rFonts w:ascii="Times New Roman" w:hAnsi="Times New Roman" w:cs="Times New Roman"/>
                <w:color w:val="000000"/>
                <w:sz w:val="16"/>
                <w:szCs w:val="21"/>
              </w:rPr>
              <w:t>实习</w:t>
            </w:r>
            <w:r>
              <w:rPr>
                <w:rFonts w:ascii="Times New Roman" w:hAnsi="Times New Roman" w:cs="Times New Roman"/>
                <w:color w:val="000000"/>
                <w:sz w:val="16"/>
                <w:szCs w:val="21"/>
              </w:rPr>
              <w:t>/</w:t>
            </w:r>
            <w:r>
              <w:rPr>
                <w:rFonts w:ascii="Times New Roman" w:hAnsi="Times New Roman" w:cs="Times New Roman"/>
                <w:color w:val="000000"/>
                <w:sz w:val="16"/>
                <w:szCs w:val="21"/>
              </w:rPr>
              <w:t>负责</w:t>
            </w:r>
            <w:r>
              <w:rPr>
                <w:rFonts w:ascii="Times New Roman" w:hAnsi="Times New Roman" w:cs="Times New Roman"/>
                <w:color w:val="000000"/>
                <w:sz w:val="16"/>
                <w:szCs w:val="21"/>
              </w:rPr>
              <w:t>/</w:t>
            </w:r>
            <w:r>
              <w:rPr>
                <w:rFonts w:ascii="Times New Roman" w:hAnsi="Times New Roman" w:cs="Times New Roman"/>
                <w:color w:val="000000"/>
                <w:sz w:val="16"/>
                <w:szCs w:val="21"/>
              </w:rPr>
              <w:t>经历</w:t>
            </w:r>
            <w:r>
              <w:rPr>
                <w:rFonts w:ascii="Times New Roman" w:hAnsi="Times New Roman" w:cs="Times New Roman"/>
                <w:color w:val="000000"/>
                <w:sz w:val="16"/>
                <w:szCs w:val="21"/>
              </w:rPr>
              <w:t>/</w:t>
            </w:r>
            <w:r>
              <w:rPr>
                <w:rFonts w:ascii="Times New Roman" w:hAnsi="Times New Roman" w:cs="Times New Roman"/>
                <w:color w:val="000000"/>
                <w:sz w:val="16"/>
                <w:szCs w:val="21"/>
              </w:rPr>
              <w:t>了解</w:t>
            </w:r>
            <w:r>
              <w:rPr>
                <w:rFonts w:ascii="Times New Roman" w:hAnsi="Times New Roman" w:cs="Times New Roman"/>
                <w:color w:val="000000"/>
                <w:sz w:val="16"/>
                <w:szCs w:val="21"/>
              </w:rPr>
              <w:t>/</w:t>
            </w:r>
            <w:r>
              <w:rPr>
                <w:rFonts w:ascii="Times New Roman" w:hAnsi="Times New Roman" w:cs="Times New Roman"/>
                <w:color w:val="000000"/>
                <w:sz w:val="16"/>
                <w:szCs w:val="21"/>
              </w:rPr>
              <w:t>通过</w:t>
            </w:r>
            <w:r>
              <w:rPr>
                <w:rFonts w:ascii="Times New Roman" w:hAnsi="Times New Roman" w:cs="Times New Roman"/>
                <w:color w:val="000000"/>
                <w:sz w:val="16"/>
                <w:szCs w:val="21"/>
              </w:rPr>
              <w:t>…/</w:t>
            </w:r>
            <w:r>
              <w:rPr>
                <w:rFonts w:ascii="Times New Roman" w:hAnsi="Times New Roman" w:cs="Times New Roman"/>
                <w:color w:val="000000"/>
                <w:sz w:val="16"/>
                <w:szCs w:val="21"/>
              </w:rPr>
              <w:t>希望</w:t>
            </w:r>
            <w:r>
              <w:rPr>
                <w:rFonts w:ascii="Times New Roman" w:hAnsi="Times New Roman" w:cs="Times New Roman"/>
                <w:color w:val="000000"/>
                <w:sz w:val="16"/>
                <w:szCs w:val="21"/>
              </w:rPr>
              <w:t>…</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申请（</w:t>
            </w:r>
            <w:r>
              <w:rPr>
                <w:rFonts w:ascii="Times New Roman" w:hAnsi="Times New Roman" w:cs="Times New Roman"/>
                <w:color w:val="000000"/>
                <w:sz w:val="16"/>
                <w:szCs w:val="21"/>
              </w:rPr>
              <w:t>IM</w:t>
            </w:r>
            <w:r>
              <w:rPr>
                <w:rFonts w:ascii="Times New Roman" w:hAnsi="Times New Roman" w:cs="Times New Roman"/>
                <w:color w:val="000000"/>
                <w:sz w:val="16"/>
                <w:szCs w:val="21"/>
              </w:rPr>
              <w:t>）；企业（</w:t>
            </w:r>
            <w:r>
              <w:rPr>
                <w:rFonts w:ascii="Times New Roman" w:hAnsi="Times New Roman" w:cs="Times New Roman"/>
                <w:color w:val="000000"/>
                <w:sz w:val="16"/>
                <w:szCs w:val="21"/>
              </w:rPr>
              <w:t>IM</w:t>
            </w:r>
            <w:r>
              <w:rPr>
                <w:rFonts w:ascii="Times New Roman" w:hAnsi="Times New Roman" w:cs="Times New Roman"/>
                <w:color w:val="000000"/>
                <w:sz w:val="16"/>
                <w:szCs w:val="21"/>
              </w:rPr>
              <w:t>）；积累（</w:t>
            </w:r>
            <w:r>
              <w:rPr>
                <w:rFonts w:ascii="Times New Roman" w:hAnsi="Times New Roman" w:cs="Times New Roman"/>
                <w:color w:val="000000"/>
                <w:sz w:val="16"/>
                <w:szCs w:val="21"/>
              </w:rPr>
              <w:t>IH</w:t>
            </w:r>
            <w:r>
              <w:rPr>
                <w:rFonts w:ascii="Times New Roman" w:hAnsi="Times New Roman" w:cs="Times New Roman"/>
                <w:color w:val="000000"/>
                <w:sz w:val="16"/>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段落体；兼语句（「这段经历让我了解了</w:t>
            </w:r>
            <w:r>
              <w:rPr>
                <w:rFonts w:ascii="Times New Roman" w:hAnsi="Times New Roman" w:cs="Times New Roman"/>
                <w:color w:val="000000"/>
                <w:sz w:val="16"/>
                <w:szCs w:val="21"/>
              </w:rPr>
              <w:t>……</w:t>
            </w:r>
            <w:r>
              <w:rPr>
                <w:rFonts w:ascii="Times New Roman" w:hAnsi="Times New Roman" w:cs="Times New Roman"/>
                <w:color w:val="000000"/>
                <w:sz w:val="16"/>
                <w:szCs w:val="21"/>
              </w:rPr>
              <w:t>」）自然出现；话语标记句群</w:t>
            </w:r>
            <w:r>
              <w:rPr>
                <w:rFonts w:ascii="Times New Roman" w:hAnsi="Times New Roman" w:cs="Times New Roman"/>
                <w:color w:val="000000"/>
                <w:sz w:val="16"/>
                <w:szCs w:val="21"/>
              </w:rPr>
              <w:t>2</w:t>
            </w:r>
            <w:r>
              <w:rPr>
                <w:rFonts w:ascii="Times New Roman" w:hAnsi="Times New Roman" w:cs="Times New Roman"/>
                <w:color w:val="000000"/>
                <w:sz w:val="16"/>
                <w:szCs w:val="21"/>
              </w:rPr>
              <w:t>体现（「通过</w:t>
            </w:r>
            <w:r>
              <w:rPr>
                <w:rFonts w:ascii="Times New Roman" w:hAnsi="Times New Roman" w:cs="Times New Roman"/>
                <w:color w:val="000000"/>
                <w:sz w:val="16"/>
                <w:szCs w:val="21"/>
              </w:rPr>
              <w:t>…</w:t>
            </w:r>
            <w:r>
              <w:rPr>
                <w:rFonts w:ascii="Times New Roman" w:hAnsi="Times New Roman" w:cs="Times New Roman"/>
                <w:color w:val="000000"/>
                <w:sz w:val="16"/>
                <w:szCs w:val="21"/>
              </w:rPr>
              <w:t>」「希望</w:t>
            </w:r>
            <w:r>
              <w:rPr>
                <w:rFonts w:ascii="Times New Roman" w:hAnsi="Times New Roman" w:cs="Times New Roman"/>
                <w:color w:val="000000"/>
                <w:sz w:val="16"/>
                <w:szCs w:val="21"/>
              </w:rPr>
              <w:t>…</w:t>
            </w:r>
            <w:r>
              <w:rPr>
                <w:rFonts w:ascii="Times New Roman" w:hAnsi="Times New Roman" w:cs="Times New Roman"/>
                <w:color w:val="000000"/>
                <w:sz w:val="16"/>
                <w:szCs w:val="21"/>
              </w:rPr>
              <w:t>」）</w:t>
            </w:r>
          </w:p>
        </w:tc>
      </w:tr>
      <w:tr w:rsidR="00C905BA">
        <w:tc>
          <w:tcPr>
            <w:tcW w:w="622"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IH</w:t>
            </w:r>
          </w:p>
        </w:tc>
        <w:tc>
          <w:tcPr>
            <w:tcW w:w="574"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理解诠释</w:t>
            </w:r>
          </w:p>
        </w:tc>
        <w:tc>
          <w:tcPr>
            <w:tcW w:w="935"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 xml:space="preserve">T1.3.3 </w:t>
            </w:r>
            <w:r>
              <w:rPr>
                <w:rFonts w:ascii="Times New Roman" w:hAnsi="Times New Roman" w:cs="Times New Roman"/>
                <w:color w:val="000000"/>
                <w:sz w:val="16"/>
                <w:szCs w:val="21"/>
              </w:rPr>
              <w:t>社交礼仪</w:t>
            </w:r>
          </w:p>
        </w:tc>
        <w:tc>
          <w:tcPr>
            <w:tcW w:w="16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我能判断一封邮件是正式的还是非正式的</w:t>
            </w:r>
          </w:p>
        </w:tc>
        <w:tc>
          <w:tcPr>
            <w:tcW w:w="16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先生</w:t>
            </w:r>
            <w:r>
              <w:rPr>
                <w:rFonts w:ascii="Times New Roman" w:hAnsi="Times New Roman" w:cs="Times New Roman"/>
                <w:color w:val="000000"/>
                <w:sz w:val="16"/>
                <w:szCs w:val="21"/>
              </w:rPr>
              <w:t>/</w:t>
            </w:r>
            <w:r>
              <w:rPr>
                <w:rFonts w:ascii="Times New Roman" w:hAnsi="Times New Roman" w:cs="Times New Roman"/>
                <w:color w:val="000000"/>
                <w:sz w:val="16"/>
                <w:szCs w:val="21"/>
              </w:rPr>
              <w:t>女士</w:t>
            </w:r>
            <w:r>
              <w:rPr>
                <w:rFonts w:ascii="Times New Roman" w:hAnsi="Times New Roman" w:cs="Times New Roman"/>
                <w:color w:val="000000"/>
                <w:sz w:val="16"/>
                <w:szCs w:val="21"/>
              </w:rPr>
              <w:t>/</w:t>
            </w:r>
            <w:r>
              <w:rPr>
                <w:rFonts w:ascii="Times New Roman" w:hAnsi="Times New Roman" w:cs="Times New Roman"/>
                <w:color w:val="000000"/>
                <w:sz w:val="16"/>
                <w:szCs w:val="21"/>
              </w:rPr>
              <w:t>您（正式组）；小</w:t>
            </w:r>
            <w:r>
              <w:rPr>
                <w:rFonts w:ascii="Times New Roman" w:hAnsi="Times New Roman" w:cs="Times New Roman"/>
                <w:color w:val="000000"/>
                <w:sz w:val="16"/>
                <w:szCs w:val="21"/>
              </w:rPr>
              <w:t>/</w:t>
            </w:r>
            <w:r>
              <w:rPr>
                <w:rFonts w:ascii="Times New Roman" w:hAnsi="Times New Roman" w:cs="Times New Roman"/>
                <w:color w:val="000000"/>
                <w:sz w:val="16"/>
                <w:szCs w:val="21"/>
              </w:rPr>
              <w:t>老</w:t>
            </w:r>
            <w:r>
              <w:rPr>
                <w:rFonts w:ascii="Times New Roman" w:hAnsi="Times New Roman" w:cs="Times New Roman"/>
                <w:color w:val="000000"/>
                <w:sz w:val="16"/>
                <w:szCs w:val="21"/>
              </w:rPr>
              <w:t>+</w:t>
            </w:r>
            <w:r>
              <w:rPr>
                <w:rFonts w:ascii="Times New Roman" w:hAnsi="Times New Roman" w:cs="Times New Roman"/>
                <w:color w:val="000000"/>
                <w:sz w:val="16"/>
                <w:szCs w:val="21"/>
              </w:rPr>
              <w:t>姓</w:t>
            </w:r>
            <w:r>
              <w:rPr>
                <w:rFonts w:ascii="Times New Roman" w:hAnsi="Times New Roman" w:cs="Times New Roman"/>
                <w:color w:val="000000"/>
                <w:sz w:val="16"/>
                <w:szCs w:val="21"/>
              </w:rPr>
              <w:t>/</w:t>
            </w:r>
            <w:r>
              <w:rPr>
                <w:rFonts w:ascii="Times New Roman" w:hAnsi="Times New Roman" w:cs="Times New Roman"/>
                <w:color w:val="000000"/>
                <w:sz w:val="16"/>
                <w:szCs w:val="21"/>
              </w:rPr>
              <w:t>咱们（非正式组）</w:t>
            </w:r>
          </w:p>
        </w:tc>
        <w:tc>
          <w:tcPr>
            <w:tcW w:w="1311"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尊敬</w:t>
            </w:r>
            <w:r>
              <w:rPr>
                <w:rFonts w:ascii="Times New Roman" w:hAnsi="Times New Roman" w:cs="Times New Roman"/>
                <w:color w:val="000000"/>
                <w:sz w:val="16"/>
                <w:szCs w:val="21"/>
              </w:rPr>
              <w:t>/</w:t>
            </w:r>
            <w:r>
              <w:rPr>
                <w:rFonts w:ascii="Times New Roman" w:hAnsi="Times New Roman" w:cs="Times New Roman"/>
                <w:color w:val="000000"/>
                <w:sz w:val="16"/>
                <w:szCs w:val="21"/>
              </w:rPr>
              <w:t>感谢</w:t>
            </w:r>
            <w:r>
              <w:rPr>
                <w:rFonts w:ascii="Times New Roman" w:hAnsi="Times New Roman" w:cs="Times New Roman"/>
                <w:color w:val="000000"/>
                <w:sz w:val="16"/>
                <w:szCs w:val="21"/>
              </w:rPr>
              <w:t>/</w:t>
            </w:r>
            <w:r>
              <w:rPr>
                <w:rFonts w:ascii="Times New Roman" w:hAnsi="Times New Roman" w:cs="Times New Roman"/>
                <w:color w:val="000000"/>
                <w:sz w:val="16"/>
                <w:szCs w:val="21"/>
              </w:rPr>
              <w:t>举行（</w:t>
            </w:r>
            <w:r>
              <w:rPr>
                <w:rFonts w:ascii="Times New Roman" w:hAnsi="Times New Roman" w:cs="Times New Roman"/>
                <w:color w:val="000000"/>
                <w:sz w:val="16"/>
                <w:szCs w:val="21"/>
              </w:rPr>
              <w:t>IH</w:t>
            </w:r>
            <w:r>
              <w:rPr>
                <w:rFonts w:ascii="Times New Roman" w:hAnsi="Times New Roman" w:cs="Times New Roman"/>
                <w:color w:val="000000"/>
                <w:sz w:val="16"/>
                <w:szCs w:val="21"/>
              </w:rPr>
              <w:t>）；算了</w:t>
            </w:r>
            <w:r>
              <w:rPr>
                <w:rFonts w:ascii="Times New Roman" w:hAnsi="Times New Roman" w:cs="Times New Roman"/>
                <w:color w:val="000000"/>
                <w:sz w:val="16"/>
                <w:szCs w:val="21"/>
              </w:rPr>
              <w:t>/</w:t>
            </w:r>
            <w:r>
              <w:rPr>
                <w:rFonts w:ascii="Times New Roman" w:hAnsi="Times New Roman" w:cs="Times New Roman"/>
                <w:color w:val="000000"/>
                <w:sz w:val="16"/>
                <w:szCs w:val="21"/>
              </w:rPr>
              <w:t>呀</w:t>
            </w:r>
            <w:r>
              <w:rPr>
                <w:rFonts w:ascii="Times New Roman" w:hAnsi="Times New Roman" w:cs="Times New Roman"/>
                <w:color w:val="000000"/>
                <w:sz w:val="16"/>
                <w:szCs w:val="21"/>
              </w:rPr>
              <w:t>/</w:t>
            </w:r>
            <w:r>
              <w:rPr>
                <w:rFonts w:ascii="Times New Roman" w:hAnsi="Times New Roman" w:cs="Times New Roman"/>
                <w:color w:val="000000"/>
                <w:sz w:val="16"/>
                <w:szCs w:val="21"/>
              </w:rPr>
              <w:t>哦（</w:t>
            </w:r>
            <w:r>
              <w:rPr>
                <w:rFonts w:ascii="Times New Roman" w:hAnsi="Times New Roman" w:cs="Times New Roman"/>
                <w:color w:val="000000"/>
                <w:sz w:val="16"/>
                <w:szCs w:val="21"/>
              </w:rPr>
              <w:t>IL</w:t>
            </w:r>
            <w:r>
              <w:rPr>
                <w:rFonts w:ascii="Times New Roman" w:hAnsi="Times New Roman" w:cs="Times New Roman"/>
                <w:color w:val="000000"/>
                <w:sz w:val="16"/>
                <w:szCs w:val="21"/>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rsidR="00C905BA" w:rsidRDefault="00011222">
            <w:pPr>
              <w:adjustRightInd w:val="0"/>
              <w:snapToGrid w:val="0"/>
              <w:jc w:val="left"/>
              <w:rPr>
                <w:rFonts w:ascii="Times New Roman" w:hAnsi="Times New Roman" w:cs="Times New Roman"/>
                <w:color w:val="000000"/>
                <w:sz w:val="16"/>
                <w:szCs w:val="21"/>
              </w:rPr>
            </w:pPr>
            <w:r>
              <w:rPr>
                <w:rFonts w:ascii="Times New Roman" w:hAnsi="Times New Roman" w:cs="Times New Roman"/>
                <w:color w:val="000000"/>
                <w:sz w:val="16"/>
                <w:szCs w:val="21"/>
              </w:rPr>
              <w:t>正式</w:t>
            </w:r>
            <w:r>
              <w:rPr>
                <w:rFonts w:ascii="Times New Roman" w:hAnsi="Times New Roman" w:cs="Times New Roman"/>
                <w:color w:val="000000"/>
                <w:sz w:val="16"/>
                <w:szCs w:val="21"/>
              </w:rPr>
              <w:t>/</w:t>
            </w:r>
            <w:r>
              <w:rPr>
                <w:rFonts w:ascii="Times New Roman" w:hAnsi="Times New Roman" w:cs="Times New Roman"/>
                <w:color w:val="000000"/>
                <w:sz w:val="16"/>
                <w:szCs w:val="21"/>
              </w:rPr>
              <w:t>非正式邮件对比两组样例；语体意识为核心教学目标；语法差异在于语气词、称谓词和用词正式程度</w:t>
            </w:r>
          </w:p>
        </w:tc>
      </w:tr>
    </w:tbl>
    <w:p w:rsidR="00C905BA" w:rsidRDefault="00C905BA">
      <w:pPr>
        <w:adjustRightInd w:val="0"/>
        <w:snapToGrid w:val="0"/>
        <w:spacing w:line="360" w:lineRule="auto"/>
        <w:rPr>
          <w:rFonts w:ascii="Times New Roman" w:hAnsi="Times New Roman" w:cs="Times New Roman"/>
        </w:rPr>
      </w:pPr>
    </w:p>
    <w:p w:rsidR="00C905BA" w:rsidRDefault="00011222">
      <w:pPr>
        <w:numPr>
          <w:ilvl w:val="0"/>
          <w:numId w:val="1"/>
        </w:numPr>
        <w:adjustRightInd w:val="0"/>
        <w:snapToGrid w:val="0"/>
        <w:spacing w:line="360" w:lineRule="auto"/>
        <w:outlineLvl w:val="0"/>
        <w:rPr>
          <w:rFonts w:ascii="Times New Roman" w:hAnsi="Times New Roman" w:cs="Times New Roman"/>
          <w:b/>
          <w:bCs/>
          <w:sz w:val="28"/>
          <w:szCs w:val="28"/>
        </w:rPr>
      </w:pPr>
      <w:r>
        <w:rPr>
          <w:rFonts w:ascii="Times New Roman" w:hAnsi="Times New Roman" w:cs="Times New Roman"/>
          <w:b/>
          <w:bCs/>
          <w:sz w:val="28"/>
          <w:szCs w:val="28"/>
        </w:rPr>
        <w:t>主要成果</w:t>
      </w:r>
    </w:p>
    <w:p w:rsidR="00C905BA" w:rsidRDefault="00011222">
      <w:pPr>
        <w:pStyle w:val="2"/>
        <w:adjustRightInd w:val="0"/>
        <w:snapToGrid w:val="0"/>
        <w:spacing w:before="0" w:after="0" w:line="360" w:lineRule="auto"/>
        <w:rPr>
          <w:rFonts w:ascii="Times New Roman" w:hAnsi="Times New Roman" w:cs="Times New Roman"/>
          <w:sz w:val="24"/>
          <w:szCs w:val="24"/>
        </w:rPr>
      </w:pPr>
      <w:r>
        <w:rPr>
          <w:rFonts w:ascii="Times New Roman" w:hAnsi="Times New Roman" w:cs="Times New Roman" w:hint="eastAsia"/>
          <w:sz w:val="24"/>
          <w:szCs w:val="24"/>
        </w:rPr>
        <w:lastRenderedPageBreak/>
        <w:t>5</w:t>
      </w:r>
      <w:r>
        <w:rPr>
          <w:rFonts w:ascii="Times New Roman" w:hAnsi="Times New Roman" w:cs="Times New Roman"/>
          <w:sz w:val="24"/>
          <w:szCs w:val="24"/>
        </w:rPr>
        <w:t xml:space="preserve">.1 </w:t>
      </w:r>
      <w:r>
        <w:rPr>
          <w:rFonts w:ascii="Times New Roman" w:hAnsi="Times New Roman" w:cs="Times New Roman"/>
          <w:sz w:val="24"/>
          <w:szCs w:val="24"/>
        </w:rPr>
        <w:t>核心成果清单</w:t>
      </w:r>
    </w:p>
    <w:p w:rsidR="00C905BA" w:rsidRDefault="00011222">
      <w:pPr>
        <w:adjustRightInd w:val="0"/>
        <w:snapToGrid w:val="0"/>
        <w:spacing w:line="360" w:lineRule="auto"/>
        <w:ind w:firstLine="500"/>
        <w:rPr>
          <w:rFonts w:ascii="Times New Roman" w:hAnsi="Times New Roman" w:cs="Times New Roman"/>
        </w:rPr>
      </w:pPr>
      <w:r>
        <w:rPr>
          <w:rFonts w:ascii="Times New Roman" w:hAnsi="Times New Roman" w:cs="Times New Roman"/>
        </w:rPr>
        <w:t>核心成果包括以下</w:t>
      </w:r>
      <w:r>
        <w:rPr>
          <w:rFonts w:ascii="Times New Roman" w:hAnsi="Times New Roman" w:cs="Times New Roman" w:hint="eastAsia"/>
        </w:rPr>
        <w:t>三</w:t>
      </w:r>
      <w:r>
        <w:rPr>
          <w:rFonts w:ascii="Times New Roman" w:hAnsi="Times New Roman" w:cs="Times New Roman"/>
        </w:rPr>
        <w:t>类文件。第一，分级词汇总表，收录</w:t>
      </w:r>
      <w:r>
        <w:rPr>
          <w:rFonts w:ascii="Times New Roman" w:hAnsi="Times New Roman" w:cs="Times New Roman"/>
        </w:rPr>
        <w:t>12000</w:t>
      </w:r>
      <w:r>
        <w:rPr>
          <w:rFonts w:ascii="Times New Roman" w:hAnsi="Times New Roman" w:cs="Times New Roman"/>
        </w:rPr>
        <w:t>词条，含</w:t>
      </w:r>
      <w:r>
        <w:rPr>
          <w:rFonts w:ascii="Times New Roman" w:hAnsi="Times New Roman" w:cs="Times New Roman"/>
        </w:rPr>
        <w:t>ACTFL</w:t>
      </w:r>
      <w:r>
        <w:rPr>
          <w:rFonts w:ascii="Times New Roman" w:hAnsi="Times New Roman" w:cs="Times New Roman"/>
        </w:rPr>
        <w:t>等级、</w:t>
      </w:r>
      <w:r>
        <w:rPr>
          <w:rFonts w:ascii="Times New Roman" w:hAnsi="Times New Roman" w:cs="Times New Roman"/>
        </w:rPr>
        <w:t>HSK</w:t>
      </w:r>
      <w:r>
        <w:rPr>
          <w:rFonts w:ascii="Times New Roman" w:hAnsi="Times New Roman" w:cs="Times New Roman"/>
        </w:rPr>
        <w:t>等级（</w:t>
      </w:r>
      <w:proofErr w:type="gramStart"/>
      <w:r>
        <w:rPr>
          <w:rFonts w:ascii="Times New Roman" w:hAnsi="Times New Roman" w:cs="Times New Roman"/>
        </w:rPr>
        <w:t>含跨级</w:t>
      </w:r>
      <w:proofErr w:type="gramEnd"/>
      <w:r>
        <w:rPr>
          <w:rFonts w:ascii="Times New Roman" w:hAnsi="Times New Roman" w:cs="Times New Roman"/>
        </w:rPr>
        <w:t>标注清洗后的主等级）、</w:t>
      </w:r>
      <w:r>
        <w:rPr>
          <w:rFonts w:ascii="Times New Roman" w:hAnsi="Times New Roman" w:cs="Times New Roman"/>
        </w:rPr>
        <w:t>PG</w:t>
      </w:r>
      <w:r>
        <w:rPr>
          <w:rFonts w:ascii="Times New Roman" w:hAnsi="Times New Roman" w:cs="Times New Roman"/>
        </w:rPr>
        <w:t>等级、义务教育等级四维对照字段，</w:t>
      </w:r>
      <w:proofErr w:type="gramStart"/>
      <w:r>
        <w:rPr>
          <w:rFonts w:ascii="Times New Roman" w:hAnsi="Times New Roman" w:cs="Times New Roman"/>
        </w:rPr>
        <w:t>每词标注</w:t>
      </w:r>
      <w:proofErr w:type="gramEnd"/>
      <w:r>
        <w:rPr>
          <w:rFonts w:ascii="Times New Roman" w:hAnsi="Times New Roman" w:cs="Times New Roman"/>
        </w:rPr>
        <w:t>词性，支持多标准检索与按等级</w:t>
      </w:r>
      <w:r>
        <w:rPr>
          <w:rFonts w:ascii="Times New Roman" w:hAnsi="Times New Roman" w:cs="Times New Roman" w:hint="eastAsia"/>
        </w:rPr>
        <w:t>、</w:t>
      </w:r>
      <w:r>
        <w:rPr>
          <w:rFonts w:ascii="Times New Roman" w:hAnsi="Times New Roman" w:cs="Times New Roman"/>
        </w:rPr>
        <w:t>词性导出。第二，各等级词汇分表共</w:t>
      </w:r>
      <w:r>
        <w:rPr>
          <w:rFonts w:ascii="Times New Roman" w:hAnsi="Times New Roman" w:cs="Times New Roman"/>
        </w:rPr>
        <w:t>9</w:t>
      </w:r>
      <w:r>
        <w:rPr>
          <w:rFonts w:ascii="Times New Roman" w:hAnsi="Times New Roman" w:cs="Times New Roman"/>
        </w:rPr>
        <w:t>份，从</w:t>
      </w:r>
      <w:r>
        <w:rPr>
          <w:rFonts w:ascii="Times New Roman" w:hAnsi="Times New Roman" w:cs="Times New Roman"/>
        </w:rPr>
        <w:t>Novice Low</w:t>
      </w:r>
      <w:r>
        <w:rPr>
          <w:rFonts w:ascii="Times New Roman" w:hAnsi="Times New Roman" w:cs="Times New Roman"/>
        </w:rPr>
        <w:t>至</w:t>
      </w:r>
      <w:r>
        <w:rPr>
          <w:rFonts w:ascii="Times New Roman" w:hAnsi="Times New Roman" w:cs="Times New Roman"/>
        </w:rPr>
        <w:t>Advanced High+</w:t>
      </w:r>
      <w:r>
        <w:rPr>
          <w:rFonts w:ascii="Times New Roman" w:hAnsi="Times New Roman" w:cs="Times New Roman"/>
        </w:rPr>
        <w:t>，每份包含能做水平基准（</w:t>
      </w:r>
      <w:r>
        <w:rPr>
          <w:rFonts w:ascii="Times New Roman" w:hAnsi="Times New Roman" w:cs="Times New Roman"/>
        </w:rPr>
        <w:t>2017</w:t>
      </w:r>
      <w:r>
        <w:rPr>
          <w:rFonts w:ascii="Times New Roman" w:hAnsi="Times New Roman" w:cs="Times New Roman"/>
        </w:rPr>
        <w:t>版英汉双语）与能力指标说明、各话题编码下的能做示例条目</w:t>
      </w:r>
      <w:del w:id="155" w:author="Think" w:date="2026-03-23T20:37:00Z">
        <w:r w:rsidDel="00E62297">
          <w:rPr>
            <w:rFonts w:ascii="Times New Roman" w:hAnsi="Times New Roman" w:cs="Times New Roman" w:hint="eastAsia"/>
          </w:rPr>
          <w:delText>以及</w:delText>
        </w:r>
      </w:del>
      <w:ins w:id="156" w:author="Think" w:date="2026-03-23T20:37:00Z">
        <w:r w:rsidR="00E62297">
          <w:rPr>
            <w:rFonts w:ascii="Times New Roman" w:hAnsi="Times New Roman" w:cs="Times New Roman" w:hint="eastAsia"/>
          </w:rPr>
          <w:t>、</w:t>
        </w:r>
      </w:ins>
      <w:r>
        <w:rPr>
          <w:rFonts w:ascii="Times New Roman" w:hAnsi="Times New Roman" w:cs="Times New Roman" w:hint="eastAsia"/>
        </w:rPr>
        <w:t>可使用的</w:t>
      </w:r>
      <w:r>
        <w:rPr>
          <w:rFonts w:ascii="Times New Roman" w:hAnsi="Times New Roman" w:cs="Times New Roman"/>
        </w:rPr>
        <w:t>核心词与相关词</w:t>
      </w:r>
      <w:ins w:id="157" w:author="Think" w:date="2026-03-23T20:37:00Z">
        <w:r w:rsidR="00E62297">
          <w:rPr>
            <w:rFonts w:ascii="Times New Roman" w:hAnsi="Times New Roman" w:cs="Times New Roman" w:hint="eastAsia"/>
          </w:rPr>
          <w:t>，以及</w:t>
        </w:r>
      </w:ins>
      <w:ins w:id="158" w:author="Think" w:date="2026-03-23T20:38:00Z">
        <w:r w:rsidR="00E62297">
          <w:rPr>
            <w:rFonts w:ascii="Times New Roman" w:hAnsi="Times New Roman" w:cs="Times New Roman" w:hint="eastAsia"/>
          </w:rPr>
          <w:t>语段样例</w:t>
        </w:r>
      </w:ins>
      <w:r>
        <w:rPr>
          <w:rFonts w:ascii="Times New Roman" w:hAnsi="Times New Roman" w:cs="Times New Roman" w:hint="eastAsia"/>
        </w:rPr>
        <w:t>等</w:t>
      </w:r>
      <w:r>
        <w:rPr>
          <w:rFonts w:ascii="Times New Roman" w:hAnsi="Times New Roman" w:cs="Times New Roman"/>
        </w:rPr>
        <w:t>。第三，分级语法量表三段，均含语法点名称、类别标注、与配套例句；</w:t>
      </w:r>
      <w:r>
        <w:rPr>
          <w:rFonts w:ascii="Times New Roman" w:hAnsi="Times New Roman" w:cs="Times New Roman"/>
        </w:rPr>
        <w:t>Advanced</w:t>
      </w:r>
      <w:ins w:id="159" w:author="Think" w:date="2026-03-23T20:38:00Z">
        <w:r w:rsidR="00E62297">
          <w:rPr>
            <w:rFonts w:ascii="Times New Roman" w:hAnsi="Times New Roman" w:cs="Times New Roman"/>
          </w:rPr>
          <w:t>+</w:t>
        </w:r>
      </w:ins>
      <w:r>
        <w:rPr>
          <w:rFonts w:ascii="Times New Roman" w:hAnsi="Times New Roman" w:cs="Times New Roman"/>
        </w:rPr>
        <w:t>段专设书面语与口语语体系统对比框架及</w:t>
      </w:r>
      <w:ins w:id="160" w:author="Think" w:date="2026-03-23T20:38:00Z">
        <w:r w:rsidR="0084488E">
          <w:rPr>
            <w:rFonts w:ascii="Times New Roman" w:hAnsi="Times New Roman" w:cs="Times New Roman" w:hint="eastAsia"/>
          </w:rPr>
          <w:t>“</w:t>
        </w:r>
      </w:ins>
      <w:r>
        <w:rPr>
          <w:rFonts w:ascii="Times New Roman" w:hAnsi="Times New Roman" w:cs="Times New Roman"/>
        </w:rPr>
        <w:t>拆双用单</w:t>
      </w:r>
      <w:ins w:id="161" w:author="Think" w:date="2026-03-23T20:38:00Z">
        <w:r w:rsidR="0084488E">
          <w:rPr>
            <w:rFonts w:ascii="Times New Roman" w:hAnsi="Times New Roman" w:cs="Times New Roman" w:hint="eastAsia"/>
          </w:rPr>
          <w:t>”</w:t>
        </w:r>
      </w:ins>
      <w:r>
        <w:rPr>
          <w:rFonts w:ascii="Times New Roman" w:hAnsi="Times New Roman" w:cs="Times New Roman"/>
        </w:rPr>
        <w:t>词对约</w:t>
      </w:r>
      <w:r>
        <w:rPr>
          <w:rFonts w:ascii="Times New Roman" w:hAnsi="Times New Roman" w:cs="Times New Roman"/>
        </w:rPr>
        <w:t>50</w:t>
      </w:r>
      <w:r>
        <w:rPr>
          <w:rFonts w:ascii="Times New Roman" w:hAnsi="Times New Roman" w:cs="Times New Roman"/>
        </w:rPr>
        <w:t>组。</w:t>
      </w:r>
    </w:p>
    <w:p w:rsidR="00C905BA" w:rsidRDefault="00011222">
      <w:pPr>
        <w:pStyle w:val="2"/>
        <w:adjustRightInd w:val="0"/>
        <w:snapToGrid w:val="0"/>
        <w:spacing w:before="0" w:after="0" w:line="360" w:lineRule="auto"/>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 xml:space="preserve">2 </w:t>
      </w:r>
      <w:r>
        <w:rPr>
          <w:rFonts w:ascii="Times New Roman" w:hAnsi="Times New Roman" w:cs="Times New Roman"/>
          <w:sz w:val="24"/>
          <w:szCs w:val="24"/>
        </w:rPr>
        <w:t>两套应用系统</w:t>
      </w:r>
    </w:p>
    <w:p w:rsidR="00C905BA" w:rsidRDefault="00011222">
      <w:pPr>
        <w:adjustRightInd w:val="0"/>
        <w:snapToGrid w:val="0"/>
        <w:spacing w:line="360" w:lineRule="auto"/>
        <w:ind w:firstLine="500"/>
        <w:rPr>
          <w:rFonts w:ascii="Times New Roman" w:hAnsi="Times New Roman" w:cs="Times New Roman"/>
        </w:rPr>
      </w:pPr>
      <w:r>
        <w:rPr>
          <w:rFonts w:ascii="Times New Roman" w:hAnsi="Times New Roman" w:cs="Times New Roman"/>
        </w:rPr>
        <w:t>依托本量表构建了两套应用系统，分别服务于词汇检索和教学资源整合两种需求。</w:t>
      </w:r>
    </w:p>
    <w:p w:rsidR="00C905BA" w:rsidRDefault="00011222">
      <w:pPr>
        <w:adjustRightInd w:val="0"/>
        <w:snapToGrid w:val="0"/>
        <w:spacing w:line="360" w:lineRule="auto"/>
        <w:ind w:firstLine="500"/>
        <w:rPr>
          <w:rFonts w:ascii="Times New Roman" w:hAnsi="Times New Roman" w:cs="Times New Roman"/>
        </w:rPr>
      </w:pPr>
      <w:r>
        <w:rPr>
          <w:rFonts w:ascii="Times New Roman" w:hAnsi="Times New Roman" w:cs="Times New Roman"/>
        </w:rPr>
        <w:t>第一套为</w:t>
      </w:r>
      <w:r>
        <w:rPr>
          <w:rFonts w:ascii="Times New Roman" w:hAnsi="Times New Roman" w:cs="Times New Roman"/>
        </w:rPr>
        <w:t>ACTFL</w:t>
      </w:r>
      <w:r>
        <w:rPr>
          <w:rFonts w:ascii="Times New Roman" w:hAnsi="Times New Roman" w:cs="Times New Roman"/>
        </w:rPr>
        <w:t>分级</w:t>
      </w:r>
      <w:r>
        <w:rPr>
          <w:rFonts w:ascii="Times New Roman" w:hAnsi="Times New Roman" w:cs="Times New Roman" w:hint="eastAsia"/>
        </w:rPr>
        <w:t>文本</w:t>
      </w:r>
      <w:ins w:id="162" w:author="Think" w:date="2026-03-23T20:39:00Z">
        <w:r w:rsidR="00B463C2">
          <w:rPr>
            <w:rFonts w:ascii="Times New Roman" w:hAnsi="Times New Roman" w:cs="Times New Roman" w:hint="eastAsia"/>
          </w:rPr>
          <w:t>词汇</w:t>
        </w:r>
      </w:ins>
      <w:r>
        <w:rPr>
          <w:rFonts w:ascii="Times New Roman" w:hAnsi="Times New Roman" w:cs="Times New Roman"/>
        </w:rPr>
        <w:t>查询系统，以</w:t>
      </w:r>
      <w:r>
        <w:rPr>
          <w:rFonts w:ascii="Times New Roman" w:hAnsi="Times New Roman" w:cs="Times New Roman"/>
        </w:rPr>
        <w:t>12000</w:t>
      </w:r>
      <w:r>
        <w:rPr>
          <w:rFonts w:ascii="Times New Roman" w:hAnsi="Times New Roman" w:cs="Times New Roman"/>
        </w:rPr>
        <w:t>词条为数据基础，构建按</w:t>
      </w:r>
      <w:r>
        <w:rPr>
          <w:rFonts w:ascii="Times New Roman" w:hAnsi="Times New Roman" w:cs="Times New Roman"/>
        </w:rPr>
        <w:t>ACTFL</w:t>
      </w:r>
      <w:r>
        <w:rPr>
          <w:rFonts w:ascii="Times New Roman" w:hAnsi="Times New Roman" w:cs="Times New Roman"/>
        </w:rPr>
        <w:t>等级分级检索的词汇查询界面</w:t>
      </w:r>
      <w:r>
        <w:rPr>
          <w:rFonts w:ascii="Times New Roman" w:hAnsi="Times New Roman" w:cs="Times New Roman" w:hint="eastAsia"/>
        </w:rPr>
        <w:t>，</w:t>
      </w:r>
      <w:r>
        <w:rPr>
          <w:rFonts w:ascii="Times New Roman" w:hAnsi="Times New Roman" w:cs="Times New Roman"/>
        </w:rPr>
        <w:t>将等级参照从抽象数字转化为可检索、可导出的教学资源，直接支撑课程设计与评估任务语言要素选取。</w:t>
      </w:r>
    </w:p>
    <w:p w:rsidR="00C905BA" w:rsidRDefault="00011222">
      <w:pPr>
        <w:adjustRightInd w:val="0"/>
        <w:snapToGrid w:val="0"/>
        <w:spacing w:line="360" w:lineRule="auto"/>
        <w:ind w:firstLine="500"/>
        <w:rPr>
          <w:rFonts w:ascii="Times New Roman" w:hAnsi="Times New Roman" w:cs="Times New Roman"/>
        </w:rPr>
      </w:pPr>
      <w:r>
        <w:rPr>
          <w:rFonts w:ascii="Times New Roman" w:hAnsi="Times New Roman" w:cs="Times New Roman"/>
        </w:rPr>
        <w:t>第二套为</w:t>
      </w:r>
      <w:ins w:id="163" w:author="Think" w:date="2026-03-23T20:40:00Z">
        <w:r w:rsidR="00B463C2">
          <w:rPr>
            <w:rFonts w:ascii="Times New Roman" w:hAnsi="Times New Roman" w:cs="Times New Roman" w:hint="eastAsia"/>
          </w:rPr>
          <w:t>“</w:t>
        </w:r>
      </w:ins>
      <w:r>
        <w:rPr>
          <w:rFonts w:ascii="Times New Roman" w:hAnsi="Times New Roman" w:cs="Times New Roman"/>
        </w:rPr>
        <w:t>主题</w:t>
      </w:r>
      <w:r>
        <w:rPr>
          <w:rFonts w:ascii="Times New Roman" w:hAnsi="Times New Roman" w:cs="Times New Roman"/>
        </w:rPr>
        <w:t>—</w:t>
      </w:r>
      <w:r>
        <w:rPr>
          <w:rFonts w:ascii="Times New Roman" w:hAnsi="Times New Roman" w:cs="Times New Roman"/>
        </w:rPr>
        <w:t>能做</w:t>
      </w:r>
      <w:r>
        <w:rPr>
          <w:rFonts w:ascii="Times New Roman" w:hAnsi="Times New Roman" w:cs="Times New Roman"/>
        </w:rPr>
        <w:t>—</w:t>
      </w:r>
      <w:r>
        <w:rPr>
          <w:rFonts w:ascii="Times New Roman" w:hAnsi="Times New Roman" w:cs="Times New Roman"/>
        </w:rPr>
        <w:t>词汇</w:t>
      </w:r>
      <w:r>
        <w:rPr>
          <w:rFonts w:ascii="Times New Roman" w:hAnsi="Times New Roman" w:cs="Times New Roman"/>
        </w:rPr>
        <w:t>—</w:t>
      </w:r>
      <w:r>
        <w:rPr>
          <w:rFonts w:ascii="Times New Roman" w:hAnsi="Times New Roman" w:cs="Times New Roman"/>
        </w:rPr>
        <w:t>语法</w:t>
      </w:r>
      <w:ins w:id="164" w:author="Think" w:date="2026-03-23T20:39:00Z">
        <w:r w:rsidR="00B463C2">
          <w:rPr>
            <w:rFonts w:ascii="Times New Roman" w:hAnsi="Times New Roman" w:cs="Times New Roman"/>
          </w:rPr>
          <w:t>—</w:t>
        </w:r>
      </w:ins>
      <w:ins w:id="165" w:author="Think" w:date="2026-03-23T20:40:00Z">
        <w:r w:rsidR="00B463C2">
          <w:rPr>
            <w:rFonts w:ascii="Times New Roman" w:hAnsi="Times New Roman" w:cs="Times New Roman" w:hint="eastAsia"/>
          </w:rPr>
          <w:t>语段样例”</w:t>
        </w:r>
      </w:ins>
      <w:r>
        <w:rPr>
          <w:rFonts w:ascii="Times New Roman" w:hAnsi="Times New Roman" w:cs="Times New Roman"/>
        </w:rPr>
        <w:t>多维教学资源查询系统，以</w:t>
      </w:r>
      <w:r>
        <w:rPr>
          <w:rFonts w:ascii="Times New Roman" w:hAnsi="Times New Roman" w:cs="Times New Roman" w:hint="eastAsia"/>
        </w:rPr>
        <w:t>“</w:t>
      </w:r>
      <w:r>
        <w:rPr>
          <w:rFonts w:ascii="Times New Roman" w:hAnsi="Times New Roman" w:cs="Times New Roman"/>
        </w:rPr>
        <w:t>主题</w:t>
      </w:r>
      <w:r>
        <w:rPr>
          <w:rFonts w:ascii="Times New Roman" w:hAnsi="Times New Roman" w:cs="Times New Roman"/>
        </w:rPr>
        <w:t>—</w:t>
      </w:r>
      <w:r>
        <w:rPr>
          <w:rFonts w:ascii="Times New Roman" w:hAnsi="Times New Roman" w:cs="Times New Roman"/>
        </w:rPr>
        <w:t>子主题</w:t>
      </w:r>
      <w:r>
        <w:rPr>
          <w:rFonts w:ascii="Times New Roman" w:hAnsi="Times New Roman" w:cs="Times New Roman"/>
        </w:rPr>
        <w:t>—</w:t>
      </w:r>
      <w:r>
        <w:rPr>
          <w:rFonts w:ascii="Times New Roman" w:hAnsi="Times New Roman" w:cs="Times New Roman"/>
        </w:rPr>
        <w:t>话题</w:t>
      </w:r>
      <w:r>
        <w:rPr>
          <w:rFonts w:ascii="Times New Roman" w:hAnsi="Times New Roman" w:cs="Times New Roman"/>
        </w:rPr>
        <w:t>—</w:t>
      </w:r>
      <w:r>
        <w:rPr>
          <w:rFonts w:ascii="Times New Roman" w:hAnsi="Times New Roman" w:cs="Times New Roman"/>
        </w:rPr>
        <w:t>能做</w:t>
      </w:r>
      <w:r>
        <w:rPr>
          <w:rFonts w:ascii="Times New Roman" w:hAnsi="Times New Roman" w:cs="Times New Roman"/>
        </w:rPr>
        <w:t>—</w:t>
      </w:r>
      <w:r>
        <w:rPr>
          <w:rFonts w:ascii="Times New Roman" w:hAnsi="Times New Roman" w:cs="Times New Roman"/>
        </w:rPr>
        <w:t>模态</w:t>
      </w:r>
      <w:r>
        <w:rPr>
          <w:rFonts w:ascii="Times New Roman" w:hAnsi="Times New Roman" w:cs="Times New Roman"/>
        </w:rPr>
        <w:t>—</w:t>
      </w:r>
      <w:r>
        <w:rPr>
          <w:rFonts w:ascii="Times New Roman" w:hAnsi="Times New Roman" w:cs="Times New Roman"/>
        </w:rPr>
        <w:t>词汇</w:t>
      </w:r>
      <w:r>
        <w:rPr>
          <w:rFonts w:ascii="Times New Roman" w:hAnsi="Times New Roman" w:cs="Times New Roman"/>
        </w:rPr>
        <w:t>—</w:t>
      </w:r>
      <w:del w:id="166" w:author="Think" w:date="2026-03-23T20:40:00Z">
        <w:r w:rsidDel="00B463C2">
          <w:rPr>
            <w:rFonts w:ascii="Times New Roman" w:hAnsi="Times New Roman" w:cs="Times New Roman"/>
          </w:rPr>
          <w:delText>功能</w:delText>
        </w:r>
      </w:del>
      <w:r>
        <w:rPr>
          <w:rFonts w:ascii="Times New Roman" w:hAnsi="Times New Roman" w:cs="Times New Roman"/>
        </w:rPr>
        <w:t>语段</w:t>
      </w:r>
      <w:ins w:id="167" w:author="Think" w:date="2026-03-23T20:40:00Z">
        <w:r w:rsidR="00B463C2">
          <w:rPr>
            <w:rFonts w:ascii="Times New Roman" w:hAnsi="Times New Roman" w:cs="Times New Roman" w:hint="eastAsia"/>
          </w:rPr>
          <w:t>样例</w:t>
        </w:r>
      </w:ins>
      <w:r>
        <w:rPr>
          <w:rFonts w:ascii="Times New Roman" w:hAnsi="Times New Roman" w:cs="Times New Roman" w:hint="eastAsia"/>
        </w:rPr>
        <w:t>”</w:t>
      </w:r>
      <w:r>
        <w:rPr>
          <w:rFonts w:ascii="Times New Roman" w:hAnsi="Times New Roman" w:cs="Times New Roman"/>
        </w:rPr>
        <w:t>为索引主轴，规划在线查询与交叉检索功能，支持按主题</w:t>
      </w:r>
      <w:r>
        <w:rPr>
          <w:rFonts w:ascii="Times New Roman" w:hAnsi="Times New Roman" w:cs="Times New Roman" w:hint="eastAsia"/>
        </w:rPr>
        <w:t>或能做快速查询核心词、相关词、</w:t>
      </w:r>
      <w:r>
        <w:rPr>
          <w:rFonts w:ascii="Times New Roman" w:hAnsi="Times New Roman" w:cs="Times New Roman"/>
        </w:rPr>
        <w:t>参考语</w:t>
      </w:r>
      <w:del w:id="168" w:author="Think" w:date="2026-03-23T20:40:00Z">
        <w:r w:rsidDel="00B463C2">
          <w:rPr>
            <w:rFonts w:ascii="Times New Roman" w:hAnsi="Times New Roman" w:cs="Times New Roman" w:hint="eastAsia"/>
          </w:rPr>
          <w:delText>篇</w:delText>
        </w:r>
      </w:del>
      <w:proofErr w:type="gramStart"/>
      <w:ins w:id="169" w:author="Think" w:date="2026-03-23T20:40:00Z">
        <w:r w:rsidR="00B463C2">
          <w:rPr>
            <w:rFonts w:ascii="Times New Roman" w:hAnsi="Times New Roman" w:cs="Times New Roman" w:hint="eastAsia"/>
          </w:rPr>
          <w:t>段</w:t>
        </w:r>
      </w:ins>
      <w:r>
        <w:rPr>
          <w:rFonts w:ascii="Times New Roman" w:hAnsi="Times New Roman" w:cs="Times New Roman"/>
        </w:rPr>
        <w:t>样例</w:t>
      </w:r>
      <w:proofErr w:type="gramEnd"/>
      <w:r>
        <w:rPr>
          <w:rFonts w:ascii="Times New Roman" w:hAnsi="Times New Roman" w:cs="Times New Roman"/>
        </w:rPr>
        <w:t>。</w:t>
      </w:r>
    </w:p>
    <w:p w:rsidR="00C905BA" w:rsidRDefault="00011222">
      <w:pPr>
        <w:adjustRightInd w:val="0"/>
        <w:snapToGrid w:val="0"/>
        <w:spacing w:line="360" w:lineRule="auto"/>
        <w:ind w:firstLine="500"/>
        <w:rPr>
          <w:rFonts w:ascii="Times New Roman" w:hAnsi="Times New Roman" w:cs="Times New Roman"/>
        </w:rPr>
      </w:pPr>
      <w:del w:id="170" w:author="Think" w:date="2026-03-23T20:41:00Z">
        <w:r w:rsidDel="00B463C2">
          <w:rPr>
            <w:rFonts w:ascii="Times New Roman" w:hAnsi="Times New Roman" w:cs="Times New Roman" w:hint="eastAsia"/>
          </w:rPr>
          <w:delText>两</w:delText>
        </w:r>
      </w:del>
      <w:ins w:id="171" w:author="Think" w:date="2026-03-23T20:41:00Z">
        <w:r w:rsidR="00B463C2">
          <w:rPr>
            <w:rFonts w:ascii="Times New Roman" w:hAnsi="Times New Roman" w:cs="Times New Roman" w:hint="eastAsia"/>
          </w:rPr>
          <w:t>第一</w:t>
        </w:r>
      </w:ins>
      <w:r>
        <w:rPr>
          <w:rFonts w:ascii="Times New Roman" w:hAnsi="Times New Roman" w:cs="Times New Roman"/>
        </w:rPr>
        <w:t>套系统的在线版本</w:t>
      </w:r>
      <w:ins w:id="172" w:author="Think" w:date="2026-03-23T20:41:00Z">
        <w:r w:rsidR="00B463C2">
          <w:rPr>
            <w:rFonts w:ascii="Times New Roman" w:hAnsi="Times New Roman" w:cs="Times New Roman" w:hint="eastAsia"/>
          </w:rPr>
          <w:t>已经上线，第二套系统的在线版本</w:t>
        </w:r>
      </w:ins>
      <w:r>
        <w:rPr>
          <w:rFonts w:ascii="Times New Roman" w:hAnsi="Times New Roman" w:cs="Times New Roman"/>
        </w:rPr>
        <w:t>正在开发中</w:t>
      </w:r>
      <w:ins w:id="173" w:author="Think" w:date="2026-03-23T20:41:00Z">
        <w:r w:rsidR="00B463C2">
          <w:rPr>
            <w:rFonts w:ascii="Times New Roman" w:hAnsi="Times New Roman" w:cs="Times New Roman" w:hint="eastAsia"/>
          </w:rPr>
          <w:t>，即将上线</w:t>
        </w:r>
      </w:ins>
      <w:r>
        <w:rPr>
          <w:rFonts w:ascii="Times New Roman" w:hAnsi="Times New Roman" w:cs="Times New Roman"/>
        </w:rPr>
        <w:t>。</w:t>
      </w:r>
    </w:p>
    <w:p w:rsidR="00C905BA" w:rsidRDefault="00011222">
      <w:pPr>
        <w:numPr>
          <w:ilvl w:val="0"/>
          <w:numId w:val="1"/>
        </w:numPr>
        <w:adjustRightInd w:val="0"/>
        <w:snapToGrid w:val="0"/>
        <w:spacing w:line="360" w:lineRule="auto"/>
        <w:outlineLvl w:val="0"/>
        <w:rPr>
          <w:rFonts w:ascii="Times New Roman" w:hAnsi="Times New Roman" w:cs="Times New Roman"/>
          <w:b/>
          <w:bCs/>
          <w:sz w:val="28"/>
          <w:szCs w:val="28"/>
        </w:rPr>
      </w:pPr>
      <w:r>
        <w:rPr>
          <w:rFonts w:ascii="Times New Roman" w:hAnsi="Times New Roman" w:cs="Times New Roman"/>
          <w:b/>
          <w:bCs/>
          <w:sz w:val="28"/>
          <w:szCs w:val="28"/>
        </w:rPr>
        <w:t>局限性与后续工作展望</w:t>
      </w:r>
    </w:p>
    <w:p w:rsidR="00C905BA" w:rsidRDefault="00011222">
      <w:pPr>
        <w:adjustRightInd w:val="0"/>
        <w:snapToGrid w:val="0"/>
        <w:spacing w:line="360" w:lineRule="auto"/>
        <w:ind w:firstLine="500"/>
        <w:rPr>
          <w:rFonts w:ascii="Times New Roman" w:hAnsi="Times New Roman" w:cs="Times New Roman"/>
        </w:rPr>
      </w:pPr>
      <w:r>
        <w:rPr>
          <w:rFonts w:ascii="Times New Roman" w:hAnsi="Times New Roman" w:cs="Times New Roman"/>
        </w:rPr>
        <w:t>本项目作为方法性探索，</w:t>
      </w:r>
      <w:ins w:id="174" w:author="Think" w:date="2026-03-23T20:42:00Z">
        <w:r w:rsidR="001E1F6A">
          <w:rPr>
            <w:rFonts w:ascii="Times New Roman" w:hAnsi="Times New Roman" w:cs="Times New Roman" w:hint="eastAsia"/>
          </w:rPr>
          <w:t>经中美联合研制团队一年多齐心协力的通力合作，仍</w:t>
        </w:r>
      </w:ins>
      <w:r>
        <w:rPr>
          <w:rFonts w:ascii="Times New Roman" w:hAnsi="Times New Roman" w:cs="Times New Roman"/>
        </w:rPr>
        <w:t>存在以下局限性，均需在后续研究中系统回应。</w:t>
      </w:r>
    </w:p>
    <w:p w:rsidR="00C905BA" w:rsidRDefault="00011222">
      <w:pPr>
        <w:adjustRightInd w:val="0"/>
        <w:snapToGrid w:val="0"/>
        <w:spacing w:line="360" w:lineRule="auto"/>
        <w:ind w:firstLine="500"/>
        <w:rPr>
          <w:rFonts w:ascii="Times New Roman" w:hAnsi="Times New Roman" w:cs="Times New Roman"/>
        </w:rPr>
      </w:pPr>
      <w:r>
        <w:rPr>
          <w:rFonts w:ascii="Times New Roman" w:hAnsi="Times New Roman" w:cs="Times New Roman"/>
        </w:rPr>
        <w:t>第一，能做陈述版本局限。本量表以</w:t>
      </w:r>
      <w:r>
        <w:rPr>
          <w:rFonts w:ascii="Times New Roman" w:hAnsi="Times New Roman" w:cs="Times New Roman"/>
        </w:rPr>
        <w:t>2017</w:t>
      </w:r>
      <w:r>
        <w:rPr>
          <w:rFonts w:ascii="Times New Roman" w:hAnsi="Times New Roman" w:cs="Times New Roman"/>
        </w:rPr>
        <w:t>版《</w:t>
      </w:r>
      <w:r>
        <w:rPr>
          <w:rFonts w:ascii="Times New Roman" w:hAnsi="Times New Roman" w:cs="Times New Roman"/>
        </w:rPr>
        <w:t>NCSSFL-ACTFL</w:t>
      </w:r>
      <w:r>
        <w:rPr>
          <w:rFonts w:ascii="Times New Roman" w:hAnsi="Times New Roman" w:cs="Times New Roman"/>
        </w:rPr>
        <w:t>能做陈述》为编制依据，</w:t>
      </w:r>
      <w:del w:id="175" w:author="Think" w:date="2026-03-23T20:43:00Z">
        <w:r w:rsidDel="00DE5316">
          <w:rPr>
            <w:rFonts w:ascii="Times New Roman" w:hAnsi="Times New Roman" w:cs="Times New Roman"/>
          </w:rPr>
          <w:delText>仅</w:delText>
        </w:r>
      </w:del>
      <w:r>
        <w:rPr>
          <w:rFonts w:ascii="Times New Roman" w:hAnsi="Times New Roman" w:cs="Times New Roman"/>
        </w:rPr>
        <w:t>涵盖理解诠释、人际沟通、表达演示三种交际模态。</w:t>
      </w:r>
      <w:r>
        <w:rPr>
          <w:rFonts w:ascii="Times New Roman" w:hAnsi="Times New Roman" w:cs="Times New Roman"/>
        </w:rPr>
        <w:t>2026</w:t>
      </w:r>
      <w:r>
        <w:rPr>
          <w:rFonts w:ascii="Times New Roman" w:hAnsi="Times New Roman" w:cs="Times New Roman"/>
        </w:rPr>
        <w:t>版已将跨文化沟通升级为</w:t>
      </w:r>
      <w:proofErr w:type="gramStart"/>
      <w:r>
        <w:rPr>
          <w:rFonts w:ascii="Times New Roman" w:hAnsi="Times New Roman" w:cs="Times New Roman"/>
        </w:rPr>
        <w:t>独立第四</w:t>
      </w:r>
      <w:proofErr w:type="gramEnd"/>
      <w:r>
        <w:rPr>
          <w:rFonts w:ascii="Times New Roman" w:hAnsi="Times New Roman" w:cs="Times New Roman"/>
        </w:rPr>
        <w:t>模态，并引入</w:t>
      </w:r>
      <w:r>
        <w:rPr>
          <w:rFonts w:ascii="Times New Roman" w:hAnsi="Times New Roman" w:cs="Times New Roman" w:hint="eastAsia"/>
        </w:rPr>
        <w:t>“解压”方式</w:t>
      </w:r>
      <w:r>
        <w:rPr>
          <w:rFonts w:ascii="Times New Roman" w:hAnsi="Times New Roman" w:cs="Times New Roman"/>
        </w:rPr>
        <w:t>将每条能力指标拆解为三个核心要素，这些更新尚未在本量表中得到系统整合，</w:t>
      </w:r>
      <w:del w:id="176" w:author="Think" w:date="2026-03-23T20:44:00Z">
        <w:r w:rsidDel="00DE5316">
          <w:rPr>
            <w:rFonts w:ascii="Times New Roman" w:hAnsi="Times New Roman" w:cs="Times New Roman"/>
          </w:rPr>
          <w:delText>导致</w:delText>
        </w:r>
      </w:del>
      <w:r>
        <w:rPr>
          <w:rFonts w:ascii="Times New Roman" w:hAnsi="Times New Roman" w:cs="Times New Roman"/>
        </w:rPr>
        <w:t>各等级分表中跨文化模态的能力指标</w:t>
      </w:r>
      <w:ins w:id="177" w:author="Think" w:date="2026-03-23T20:44:00Z">
        <w:r w:rsidR="00DE5316">
          <w:rPr>
            <w:rFonts w:ascii="Times New Roman" w:hAnsi="Times New Roman" w:cs="Times New Roman" w:hint="eastAsia"/>
          </w:rPr>
          <w:t>仍有待完善</w:t>
        </w:r>
      </w:ins>
      <w:del w:id="178" w:author="Think" w:date="2026-03-23T20:44:00Z">
        <w:r w:rsidDel="00DE5316">
          <w:rPr>
            <w:rFonts w:ascii="Times New Roman" w:hAnsi="Times New Roman" w:cs="Times New Roman"/>
          </w:rPr>
          <w:delText>缺失</w:delText>
        </w:r>
      </w:del>
      <w:r>
        <w:rPr>
          <w:rFonts w:ascii="Times New Roman" w:hAnsi="Times New Roman" w:cs="Times New Roman"/>
        </w:rPr>
        <w:t>。</w:t>
      </w:r>
    </w:p>
    <w:p w:rsidR="00C905BA" w:rsidRDefault="00011222">
      <w:pPr>
        <w:adjustRightInd w:val="0"/>
        <w:snapToGrid w:val="0"/>
        <w:spacing w:line="360" w:lineRule="auto"/>
        <w:ind w:firstLine="500"/>
        <w:rPr>
          <w:rFonts w:ascii="Times New Roman" w:hAnsi="Times New Roman" w:cs="Times New Roman"/>
        </w:rPr>
      </w:pPr>
      <w:r>
        <w:rPr>
          <w:rFonts w:ascii="Times New Roman" w:hAnsi="Times New Roman" w:cs="Times New Roman"/>
        </w:rPr>
        <w:t>第</w:t>
      </w:r>
      <w:r>
        <w:rPr>
          <w:rFonts w:ascii="Times New Roman" w:hAnsi="Times New Roman" w:cs="Times New Roman" w:hint="eastAsia"/>
        </w:rPr>
        <w:t>二</w:t>
      </w:r>
      <w:r>
        <w:rPr>
          <w:rFonts w:ascii="Times New Roman" w:hAnsi="Times New Roman" w:cs="Times New Roman"/>
        </w:rPr>
        <w:t>，</w:t>
      </w:r>
      <w:r>
        <w:rPr>
          <w:rFonts w:ascii="Times New Roman" w:hAnsi="Times New Roman" w:cs="Times New Roman"/>
        </w:rPr>
        <w:t>Advanced High+</w:t>
      </w:r>
      <w:r>
        <w:rPr>
          <w:rFonts w:ascii="Times New Roman" w:hAnsi="Times New Roman" w:cs="Times New Roman"/>
        </w:rPr>
        <w:t>等级精细度不足。</w:t>
      </w:r>
      <w:r>
        <w:rPr>
          <w:rFonts w:ascii="Times New Roman" w:hAnsi="Times New Roman" w:cs="Times New Roman"/>
        </w:rPr>
        <w:t>AH+</w:t>
      </w:r>
      <w:r>
        <w:rPr>
          <w:rFonts w:ascii="Times New Roman" w:hAnsi="Times New Roman" w:cs="Times New Roman"/>
        </w:rPr>
        <w:t>收录</w:t>
      </w:r>
      <w:r>
        <w:rPr>
          <w:rFonts w:ascii="Times New Roman" w:hAnsi="Times New Roman" w:cs="Times New Roman"/>
        </w:rPr>
        <w:t>4000</w:t>
      </w:r>
      <w:r>
        <w:rPr>
          <w:rFonts w:ascii="Times New Roman" w:hAnsi="Times New Roman" w:cs="Times New Roman"/>
        </w:rPr>
        <w:t>词，等级跨度较宽，后续可视教学实践需求细分为多个子等级，并</w:t>
      </w:r>
      <w:ins w:id="179" w:author="Think" w:date="2026-03-23T20:45:00Z">
        <w:r w:rsidR="00B62A83">
          <w:rPr>
            <w:rFonts w:ascii="Times New Roman" w:hAnsi="Times New Roman" w:cs="Times New Roman" w:hint="eastAsia"/>
          </w:rPr>
          <w:t>可</w:t>
        </w:r>
      </w:ins>
      <w:r>
        <w:rPr>
          <w:rFonts w:ascii="Times New Roman" w:hAnsi="Times New Roman" w:cs="Times New Roman"/>
        </w:rPr>
        <w:t>针对学术中文、商业中文、法律</w:t>
      </w:r>
      <w:ins w:id="180" w:author="Think" w:date="2026-03-23T20:45:00Z">
        <w:r w:rsidR="00B62A83">
          <w:rPr>
            <w:rFonts w:ascii="Times New Roman" w:hAnsi="Times New Roman" w:cs="Times New Roman" w:hint="eastAsia"/>
          </w:rPr>
          <w:t>中文</w:t>
        </w:r>
      </w:ins>
      <w:r>
        <w:rPr>
          <w:rFonts w:ascii="Times New Roman" w:hAnsi="Times New Roman" w:cs="Times New Roman" w:hint="eastAsia"/>
        </w:rPr>
        <w:t>、</w:t>
      </w:r>
      <w:r>
        <w:rPr>
          <w:rFonts w:ascii="Times New Roman" w:hAnsi="Times New Roman" w:cs="Times New Roman"/>
        </w:rPr>
        <w:t>医学</w:t>
      </w:r>
      <w:ins w:id="181" w:author="Think" w:date="2026-03-23T20:45:00Z">
        <w:r w:rsidR="00B62A83">
          <w:rPr>
            <w:rFonts w:ascii="Times New Roman" w:hAnsi="Times New Roman" w:cs="Times New Roman" w:hint="eastAsia"/>
          </w:rPr>
          <w:t>中文</w:t>
        </w:r>
      </w:ins>
      <w:r>
        <w:rPr>
          <w:rFonts w:ascii="Times New Roman" w:hAnsi="Times New Roman" w:cs="Times New Roman"/>
        </w:rPr>
        <w:t>等特定领域</w:t>
      </w:r>
      <w:ins w:id="182" w:author="Think" w:date="2026-03-23T20:45:00Z">
        <w:r w:rsidR="00B62A83">
          <w:rPr>
            <w:rFonts w:ascii="Times New Roman" w:hAnsi="Times New Roman" w:cs="Times New Roman" w:hint="eastAsia"/>
          </w:rPr>
          <w:t>的</w:t>
        </w:r>
      </w:ins>
      <w:r>
        <w:rPr>
          <w:rFonts w:ascii="Times New Roman" w:hAnsi="Times New Roman" w:cs="Times New Roman"/>
        </w:rPr>
        <w:t>中文</w:t>
      </w:r>
      <w:ins w:id="183" w:author="Think" w:date="2026-03-23T20:45:00Z">
        <w:r w:rsidR="00B62A83">
          <w:rPr>
            <w:rFonts w:ascii="Times New Roman" w:hAnsi="Times New Roman" w:cs="Times New Roman" w:hint="eastAsia"/>
          </w:rPr>
          <w:t>专业词汇</w:t>
        </w:r>
      </w:ins>
      <w:r>
        <w:rPr>
          <w:rFonts w:ascii="Times New Roman" w:hAnsi="Times New Roman" w:cs="Times New Roman"/>
        </w:rPr>
        <w:t>分别开发专项词表。</w:t>
      </w:r>
    </w:p>
    <w:p w:rsidR="00C905BA" w:rsidRDefault="00011222">
      <w:pPr>
        <w:adjustRightInd w:val="0"/>
        <w:snapToGrid w:val="0"/>
        <w:spacing w:line="360" w:lineRule="auto"/>
        <w:ind w:firstLine="500"/>
        <w:rPr>
          <w:rFonts w:ascii="Times New Roman" w:hAnsi="Times New Roman" w:cs="Times New Roman"/>
        </w:rPr>
      </w:pPr>
      <w:r>
        <w:rPr>
          <w:rFonts w:ascii="Times New Roman" w:hAnsi="Times New Roman" w:cs="Times New Roman"/>
        </w:rPr>
        <w:t>第</w:t>
      </w:r>
      <w:r>
        <w:rPr>
          <w:rFonts w:ascii="Times New Roman" w:hAnsi="Times New Roman" w:cs="Times New Roman" w:hint="eastAsia"/>
        </w:rPr>
        <w:t>三</w:t>
      </w:r>
      <w:r>
        <w:rPr>
          <w:rFonts w:ascii="Times New Roman" w:hAnsi="Times New Roman" w:cs="Times New Roman"/>
        </w:rPr>
        <w:t>，量表未经大规模实证使用研究验证。</w:t>
      </w:r>
      <w:ins w:id="184" w:author="Think" w:date="2026-03-23T20:46:00Z">
        <w:r w:rsidR="00AB4BC7">
          <w:rPr>
            <w:rFonts w:ascii="Times New Roman" w:hAnsi="Times New Roman" w:cs="Times New Roman" w:hint="eastAsia"/>
          </w:rPr>
          <w:t>由于时间限制，</w:t>
        </w:r>
      </w:ins>
      <w:r>
        <w:rPr>
          <w:rFonts w:ascii="Times New Roman" w:hAnsi="Times New Roman" w:cs="Times New Roman"/>
        </w:rPr>
        <w:t>本量表至今无美国中文</w:t>
      </w:r>
      <w:del w:id="185" w:author="Think" w:date="2026-03-23T20:46:00Z">
        <w:r w:rsidDel="00AB4BC7">
          <w:rPr>
            <w:rFonts w:ascii="Times New Roman" w:hAnsi="Times New Roman" w:cs="Times New Roman" w:hint="eastAsia"/>
          </w:rPr>
          <w:delText>教师的</w:delText>
        </w:r>
      </w:del>
      <w:ins w:id="186" w:author="Think" w:date="2026-03-23T20:46:00Z">
        <w:r w:rsidR="00AB4BC7">
          <w:rPr>
            <w:rFonts w:ascii="Times New Roman" w:hAnsi="Times New Roman" w:cs="Times New Roman" w:hint="eastAsia"/>
          </w:rPr>
          <w:t>课堂教学</w:t>
        </w:r>
      </w:ins>
      <w:r>
        <w:rPr>
          <w:rFonts w:ascii="Times New Roman" w:hAnsi="Times New Roman" w:cs="Times New Roman"/>
        </w:rPr>
        <w:t>大规模</w:t>
      </w:r>
      <w:ins w:id="187" w:author="Think" w:date="2026-03-23T20:47:00Z">
        <w:r w:rsidR="00AB4BC7">
          <w:rPr>
            <w:rFonts w:ascii="Times New Roman" w:hAnsi="Times New Roman" w:cs="Times New Roman" w:hint="eastAsia"/>
          </w:rPr>
          <w:t>实际</w:t>
        </w:r>
      </w:ins>
      <w:r>
        <w:rPr>
          <w:rFonts w:ascii="Times New Roman" w:hAnsi="Times New Roman" w:cs="Times New Roman"/>
        </w:rPr>
        <w:t>使用效度</w:t>
      </w:r>
      <w:ins w:id="188" w:author="Think" w:date="2026-03-23T20:47:00Z">
        <w:r w:rsidR="00AB4BC7">
          <w:rPr>
            <w:rFonts w:ascii="Times New Roman" w:hAnsi="Times New Roman" w:cs="Times New Roman" w:hint="eastAsia"/>
          </w:rPr>
          <w:t>的验证</w:t>
        </w:r>
      </w:ins>
      <w:r>
        <w:rPr>
          <w:rFonts w:ascii="Times New Roman" w:hAnsi="Times New Roman" w:cs="Times New Roman"/>
        </w:rPr>
        <w:t>研究，其在实际课堂</w:t>
      </w:r>
      <w:ins w:id="189" w:author="Think" w:date="2026-03-23T20:47:00Z">
        <w:r w:rsidR="00AB4BC7">
          <w:rPr>
            <w:rFonts w:ascii="Times New Roman" w:hAnsi="Times New Roman" w:cs="Times New Roman" w:hint="eastAsia"/>
          </w:rPr>
          <w:t>教学</w:t>
        </w:r>
      </w:ins>
      <w:r>
        <w:rPr>
          <w:rFonts w:ascii="Times New Roman" w:hAnsi="Times New Roman" w:cs="Times New Roman"/>
        </w:rPr>
        <w:t>中对学习成效、课程设计质量和评估一致性的影响尚无系统</w:t>
      </w:r>
      <w:ins w:id="190" w:author="Think" w:date="2026-03-23T20:47:00Z">
        <w:r w:rsidR="00AB4BC7">
          <w:rPr>
            <w:rFonts w:ascii="Times New Roman" w:hAnsi="Times New Roman" w:cs="Times New Roman" w:hint="eastAsia"/>
          </w:rPr>
          <w:t>的</w:t>
        </w:r>
      </w:ins>
      <w:r>
        <w:rPr>
          <w:rFonts w:ascii="Times New Roman" w:hAnsi="Times New Roman" w:cs="Times New Roman"/>
        </w:rPr>
        <w:t>数据支撑，现有数据主要来</w:t>
      </w:r>
      <w:proofErr w:type="gramStart"/>
      <w:r>
        <w:rPr>
          <w:rFonts w:ascii="Times New Roman" w:hAnsi="Times New Roman" w:cs="Times New Roman"/>
        </w:rPr>
        <w:t>自</w:t>
      </w:r>
      <w:ins w:id="191" w:author="Think" w:date="2026-03-23T20:47:00Z">
        <w:r w:rsidR="00AB4BC7">
          <w:rPr>
            <w:rFonts w:ascii="Times New Roman" w:hAnsi="Times New Roman" w:cs="Times New Roman" w:hint="eastAsia"/>
          </w:rPr>
          <w:t>已</w:t>
        </w:r>
        <w:proofErr w:type="gramEnd"/>
        <w:r w:rsidR="00AB4BC7">
          <w:rPr>
            <w:rFonts w:ascii="Times New Roman" w:hAnsi="Times New Roman" w:cs="Times New Roman" w:hint="eastAsia"/>
          </w:rPr>
          <w:t>有大纲、</w:t>
        </w:r>
      </w:ins>
      <w:ins w:id="192" w:author="Think" w:date="2026-03-23T20:48:00Z">
        <w:r w:rsidR="00AB4BC7">
          <w:rPr>
            <w:rFonts w:ascii="Times New Roman" w:hAnsi="Times New Roman" w:cs="Times New Roman" w:hint="eastAsia"/>
          </w:rPr>
          <w:t>通用教材、常模参照和</w:t>
        </w:r>
      </w:ins>
      <w:r>
        <w:rPr>
          <w:rFonts w:ascii="Times New Roman" w:hAnsi="Times New Roman" w:cs="Times New Roman"/>
        </w:rPr>
        <w:t>专家审定意见</w:t>
      </w:r>
      <w:del w:id="193" w:author="Think" w:date="2026-03-23T20:48:00Z">
        <w:r w:rsidDel="00E60E64">
          <w:rPr>
            <w:rFonts w:ascii="Times New Roman" w:hAnsi="Times New Roman" w:cs="Times New Roman"/>
          </w:rPr>
          <w:lastRenderedPageBreak/>
          <w:delText>而非实证研究结果</w:delText>
        </w:r>
      </w:del>
      <w:r>
        <w:rPr>
          <w:rFonts w:ascii="Times New Roman" w:hAnsi="Times New Roman" w:cs="Times New Roman"/>
        </w:rPr>
        <w:t>。基于上述局限性，</w:t>
      </w:r>
      <w:del w:id="194" w:author="Think" w:date="2026-03-23T20:49:00Z">
        <w:r w:rsidDel="00E60E64">
          <w:rPr>
            <w:rFonts w:ascii="Times New Roman" w:hAnsi="Times New Roman" w:cs="Times New Roman" w:hint="eastAsia"/>
          </w:rPr>
          <w:delText>后续</w:delText>
        </w:r>
      </w:del>
      <w:ins w:id="195" w:author="Think" w:date="2026-03-23T20:49:00Z">
        <w:r w:rsidR="00E60E64">
          <w:rPr>
            <w:rFonts w:ascii="Times New Roman" w:hAnsi="Times New Roman" w:cs="Times New Roman" w:hint="eastAsia"/>
          </w:rPr>
          <w:t>今后的进一步完善与提升</w:t>
        </w:r>
      </w:ins>
      <w:r>
        <w:rPr>
          <w:rFonts w:ascii="Times New Roman" w:hAnsi="Times New Roman" w:cs="Times New Roman"/>
        </w:rPr>
        <w:t>工作</w:t>
      </w:r>
      <w:del w:id="196" w:author="Think" w:date="2026-03-23T20:49:00Z">
        <w:r w:rsidDel="00E60E64">
          <w:rPr>
            <w:rFonts w:ascii="Times New Roman" w:hAnsi="Times New Roman" w:cs="Times New Roman" w:hint="eastAsia"/>
          </w:rPr>
          <w:delText>建议按优先级排列如下</w:delText>
        </w:r>
      </w:del>
      <w:ins w:id="197" w:author="Think" w:date="2026-03-23T20:49:00Z">
        <w:r w:rsidR="00E60E64">
          <w:rPr>
            <w:rFonts w:ascii="Times New Roman" w:hAnsi="Times New Roman" w:cs="Times New Roman" w:hint="eastAsia"/>
          </w:rPr>
          <w:t>包括且不限于</w:t>
        </w:r>
      </w:ins>
      <w:r>
        <w:rPr>
          <w:rFonts w:ascii="Times New Roman" w:hAnsi="Times New Roman" w:cs="Times New Roman"/>
        </w:rPr>
        <w:t>：（一）按</w:t>
      </w:r>
      <w:r>
        <w:rPr>
          <w:rFonts w:ascii="Times New Roman" w:hAnsi="Times New Roman" w:cs="Times New Roman"/>
        </w:rPr>
        <w:t>2026</w:t>
      </w:r>
      <w:r>
        <w:rPr>
          <w:rFonts w:ascii="Times New Roman" w:hAnsi="Times New Roman" w:cs="Times New Roman"/>
        </w:rPr>
        <w:t>版框架补充跨文化沟通模态的能力指标标注，将现有</w:t>
      </w:r>
      <w:r>
        <w:rPr>
          <w:rFonts w:ascii="Times New Roman" w:hAnsi="Times New Roman" w:cs="Times New Roman" w:hint="eastAsia"/>
        </w:rPr>
        <w:t>能做与</w:t>
      </w:r>
      <w:del w:id="198" w:author="Think" w:date="2026-03-23T20:50:00Z">
        <w:r w:rsidDel="00E60E64">
          <w:rPr>
            <w:rFonts w:ascii="Times New Roman" w:hAnsi="Times New Roman" w:cs="Times New Roman"/>
          </w:rPr>
          <w:delText>《</w:delText>
        </w:r>
      </w:del>
      <w:r>
        <w:rPr>
          <w:rFonts w:ascii="Times New Roman" w:hAnsi="Times New Roman" w:cs="Times New Roman"/>
        </w:rPr>
        <w:t>ACTFL</w:t>
      </w:r>
      <w:del w:id="199" w:author="Think" w:date="2026-03-23T20:50:00Z">
        <w:r w:rsidDel="00E60E64">
          <w:rPr>
            <w:rFonts w:ascii="Times New Roman" w:hAnsi="Times New Roman" w:cs="Times New Roman" w:hint="eastAsia"/>
          </w:rPr>
          <w:delText>语言水平大纲</w:delText>
        </w:r>
        <w:r w:rsidDel="00E60E64">
          <w:rPr>
            <w:rFonts w:ascii="Times New Roman" w:hAnsi="Times New Roman" w:cs="Times New Roman" w:hint="eastAsia"/>
          </w:rPr>
          <w:delText>2024</w:delText>
        </w:r>
      </w:del>
      <w:ins w:id="200" w:author="Think" w:date="2026-03-23T20:50:00Z">
        <w:r w:rsidR="00E60E64">
          <w:rPr>
            <w:rFonts w:ascii="Times New Roman" w:hAnsi="Times New Roman" w:cs="Times New Roman" w:hint="eastAsia"/>
          </w:rPr>
          <w:t>最新</w:t>
        </w:r>
      </w:ins>
      <w:r>
        <w:rPr>
          <w:rFonts w:ascii="Times New Roman" w:hAnsi="Times New Roman" w:cs="Times New Roman"/>
        </w:rPr>
        <w:t>版</w:t>
      </w:r>
      <w:del w:id="201" w:author="Think" w:date="2026-03-23T20:50:00Z">
        <w:r w:rsidDel="00E60E64">
          <w:rPr>
            <w:rFonts w:ascii="Times New Roman" w:hAnsi="Times New Roman" w:cs="Times New Roman" w:hint="eastAsia"/>
          </w:rPr>
          <w:delText>》</w:delText>
        </w:r>
      </w:del>
      <w:ins w:id="202" w:author="Think" w:date="2026-03-23T20:50:00Z">
        <w:r w:rsidR="00E60E64">
          <w:rPr>
            <w:rFonts w:ascii="Times New Roman" w:hAnsi="Times New Roman" w:cs="Times New Roman" w:hint="eastAsia"/>
          </w:rPr>
          <w:t>大纲</w:t>
        </w:r>
      </w:ins>
      <w:r>
        <w:rPr>
          <w:rFonts w:ascii="Times New Roman" w:hAnsi="Times New Roman" w:cs="Times New Roman" w:hint="eastAsia"/>
        </w:rPr>
        <w:t>对齐</w:t>
      </w:r>
      <w:r>
        <w:rPr>
          <w:rFonts w:ascii="Times New Roman" w:hAnsi="Times New Roman" w:cs="Times New Roman"/>
        </w:rPr>
        <w:t>；（二）开展</w:t>
      </w:r>
      <w:ins w:id="203" w:author="Think" w:date="2026-03-23T20:51:00Z">
        <w:r w:rsidR="00E60E64">
          <w:rPr>
            <w:rFonts w:ascii="Times New Roman" w:hAnsi="Times New Roman" w:cs="Times New Roman" w:hint="eastAsia"/>
          </w:rPr>
          <w:t>本量表在</w:t>
        </w:r>
      </w:ins>
      <w:r>
        <w:rPr>
          <w:rFonts w:ascii="Times New Roman" w:hAnsi="Times New Roman" w:cs="Times New Roman"/>
        </w:rPr>
        <w:t>美国中文</w:t>
      </w:r>
      <w:del w:id="204" w:author="Think" w:date="2026-03-23T20:50:00Z">
        <w:r w:rsidDel="00E60E64">
          <w:rPr>
            <w:rFonts w:ascii="Times New Roman" w:hAnsi="Times New Roman" w:cs="Times New Roman" w:hint="eastAsia"/>
          </w:rPr>
          <w:delText>教师</w:delText>
        </w:r>
      </w:del>
      <w:ins w:id="205" w:author="Think" w:date="2026-03-23T20:50:00Z">
        <w:r w:rsidR="00E60E64">
          <w:rPr>
            <w:rFonts w:ascii="Times New Roman" w:hAnsi="Times New Roman" w:cs="Times New Roman" w:hint="eastAsia"/>
          </w:rPr>
          <w:t>教学</w:t>
        </w:r>
      </w:ins>
      <w:ins w:id="206" w:author="Think" w:date="2026-03-23T20:51:00Z">
        <w:r w:rsidR="00E60E64">
          <w:rPr>
            <w:rFonts w:ascii="Times New Roman" w:hAnsi="Times New Roman" w:cs="Times New Roman" w:hint="eastAsia"/>
          </w:rPr>
          <w:t>中</w:t>
        </w:r>
      </w:ins>
      <w:r>
        <w:rPr>
          <w:rFonts w:ascii="Times New Roman" w:hAnsi="Times New Roman" w:cs="Times New Roman"/>
        </w:rPr>
        <w:t>使用效度实证研究，通过问卷调查、课堂观察及学习者测试数据系统评估量表的实际教学效果，</w:t>
      </w:r>
      <w:ins w:id="207" w:author="Think" w:date="2026-03-23T20:51:00Z">
        <w:r w:rsidR="00E60E64">
          <w:rPr>
            <w:rFonts w:ascii="Times New Roman" w:hAnsi="Times New Roman" w:cs="Times New Roman" w:hint="eastAsia"/>
          </w:rPr>
          <w:t>通过应用实践所获得的</w:t>
        </w:r>
      </w:ins>
      <w:ins w:id="208" w:author="Think" w:date="2026-03-23T20:52:00Z">
        <w:r w:rsidR="00E60E64">
          <w:rPr>
            <w:rFonts w:ascii="Times New Roman" w:hAnsi="Times New Roman" w:cs="Times New Roman" w:hint="eastAsia"/>
          </w:rPr>
          <w:t>反馈进一步修订和完善量表</w:t>
        </w:r>
      </w:ins>
      <w:del w:id="209" w:author="Think" w:date="2026-03-23T20:52:00Z">
        <w:r w:rsidDel="00E60E64">
          <w:rPr>
            <w:rFonts w:ascii="Times New Roman" w:hAnsi="Times New Roman" w:cs="Times New Roman"/>
          </w:rPr>
          <w:delText>重点关注前移词的教学可行性与语法等级安排的学习者接受度</w:delText>
        </w:r>
      </w:del>
      <w:r>
        <w:rPr>
          <w:rFonts w:ascii="Times New Roman" w:hAnsi="Times New Roman" w:cs="Times New Roman"/>
        </w:rPr>
        <w:t>；（三）与</w:t>
      </w:r>
      <w:r>
        <w:rPr>
          <w:rFonts w:ascii="Times New Roman" w:hAnsi="Times New Roman" w:cs="Times New Roman"/>
        </w:rPr>
        <w:t>AP</w:t>
      </w:r>
      <w:r>
        <w:rPr>
          <w:rFonts w:ascii="Times New Roman" w:hAnsi="Times New Roman" w:cs="Times New Roman"/>
        </w:rPr>
        <w:t>中文、</w:t>
      </w:r>
      <w:r>
        <w:rPr>
          <w:rFonts w:ascii="Times New Roman" w:hAnsi="Times New Roman" w:cs="Times New Roman"/>
        </w:rPr>
        <w:t>Avant STAMP 4S</w:t>
      </w:r>
      <w:r>
        <w:rPr>
          <w:rFonts w:ascii="Times New Roman" w:hAnsi="Times New Roman" w:cs="Times New Roman"/>
        </w:rPr>
        <w:t>、</w:t>
      </w:r>
      <w:r>
        <w:rPr>
          <w:rFonts w:ascii="Times New Roman" w:hAnsi="Times New Roman" w:cs="Times New Roman"/>
        </w:rPr>
        <w:t>OPI</w:t>
      </w:r>
      <w:r>
        <w:rPr>
          <w:rFonts w:ascii="Times New Roman" w:hAnsi="Times New Roman" w:cs="Times New Roman"/>
        </w:rPr>
        <w:t>等考试体系进行等级映射验证，建立量表等级与主流评估工具的明确对应关系；（</w:t>
      </w:r>
      <w:r>
        <w:rPr>
          <w:rFonts w:ascii="Times New Roman" w:hAnsi="Times New Roman" w:cs="Times New Roman" w:hint="eastAsia"/>
        </w:rPr>
        <w:t>四</w:t>
      </w:r>
      <w:r>
        <w:rPr>
          <w:rFonts w:ascii="Times New Roman" w:hAnsi="Times New Roman" w:cs="Times New Roman"/>
        </w:rPr>
        <w:t>）</w:t>
      </w:r>
      <w:ins w:id="210" w:author="Think" w:date="2026-03-23T20:52:00Z">
        <w:r w:rsidR="00E60E64">
          <w:rPr>
            <w:rFonts w:ascii="Times New Roman" w:hAnsi="Times New Roman" w:cs="Times New Roman" w:hint="eastAsia"/>
          </w:rPr>
          <w:t>进一步</w:t>
        </w:r>
      </w:ins>
      <w:r>
        <w:rPr>
          <w:rFonts w:ascii="Times New Roman" w:hAnsi="Times New Roman" w:cs="Times New Roman"/>
        </w:rPr>
        <w:t>完善两套应用系统的在线查询与交叉检索功能，建立持续更新机制，以应对美国中文教育生态的动态变化和</w:t>
      </w:r>
      <w:r>
        <w:rPr>
          <w:rFonts w:ascii="Times New Roman" w:hAnsi="Times New Roman" w:cs="Times New Roman"/>
        </w:rPr>
        <w:t>ACTFL</w:t>
      </w:r>
      <w:r>
        <w:rPr>
          <w:rFonts w:ascii="Times New Roman" w:hAnsi="Times New Roman" w:cs="Times New Roman"/>
        </w:rPr>
        <w:t>标准的周期性修订。</w:t>
      </w:r>
      <w:bookmarkStart w:id="211" w:name="_GoBack"/>
      <w:bookmarkEnd w:id="211"/>
    </w:p>
    <w:p w:rsidR="00C905BA" w:rsidRDefault="00C905BA">
      <w:pPr>
        <w:adjustRightInd w:val="0"/>
        <w:snapToGrid w:val="0"/>
        <w:spacing w:line="360" w:lineRule="auto"/>
        <w:ind w:firstLine="500"/>
        <w:rPr>
          <w:rFonts w:ascii="Times New Roman" w:hAnsi="Times New Roman" w:cs="Times New Roman"/>
        </w:rPr>
      </w:pPr>
    </w:p>
    <w:p w:rsidR="00C905BA" w:rsidRDefault="00011222">
      <w:pPr>
        <w:adjustRightInd w:val="0"/>
        <w:snapToGrid w:val="0"/>
        <w:spacing w:line="360" w:lineRule="auto"/>
        <w:outlineLvl w:val="0"/>
        <w:rPr>
          <w:rFonts w:ascii="Times New Roman" w:hAnsi="Times New Roman" w:cs="Times New Roman"/>
          <w:b/>
          <w:bCs/>
          <w:sz w:val="28"/>
          <w:szCs w:val="28"/>
        </w:rPr>
      </w:pPr>
      <w:r>
        <w:rPr>
          <w:rFonts w:ascii="Times New Roman" w:hAnsi="Times New Roman" w:cs="Times New Roman"/>
          <w:b/>
          <w:bCs/>
          <w:sz w:val="28"/>
          <w:szCs w:val="28"/>
        </w:rPr>
        <w:t>参考文献</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American Council on the Teaching of Foreign Languages (ACTFL). (2024). ACTFL Proficiency Guidelines 2024. ACTFL.</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NCSSFL-ACTFL. (2017). NCSSFL-ACTFL Can-Do Statements (2017 Edition). ACTFL.</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NCSSFL-ACTFL. (2026). NCSSFL-ACTFL Can-Do Statements (2026 Edition). ACTFL.</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 xml:space="preserve">ACTFL. (2015). World-Readiness Standards for Learning Languages (4th </w:t>
      </w:r>
      <w:proofErr w:type="gramStart"/>
      <w:r>
        <w:rPr>
          <w:rFonts w:ascii="Times New Roman" w:hAnsi="Times New Roman" w:cs="Times New Roman"/>
        </w:rPr>
        <w:t>ed</w:t>
      </w:r>
      <w:proofErr w:type="gramEnd"/>
      <w:r>
        <w:rPr>
          <w:rFonts w:ascii="Times New Roman" w:hAnsi="Times New Roman" w:cs="Times New Roman"/>
        </w:rPr>
        <w:t>.). ACTFL.</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College Board. (2023). AP Chinese Language and Culture Course and Exam Description. College Board.</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刘英林</w:t>
      </w:r>
      <w:r>
        <w:rPr>
          <w:rFonts w:ascii="Times New Roman" w:hAnsi="Times New Roman" w:cs="Times New Roman"/>
        </w:rPr>
        <w:t>. (2021). HSK 3.0</w:t>
      </w:r>
      <w:r>
        <w:rPr>
          <w:rFonts w:ascii="Times New Roman" w:hAnsi="Times New Roman" w:cs="Times New Roman"/>
        </w:rPr>
        <w:t>考试大纲研制报告</w:t>
      </w:r>
      <w:r>
        <w:rPr>
          <w:rFonts w:ascii="Times New Roman" w:hAnsi="Times New Roman" w:cs="Times New Roman"/>
        </w:rPr>
        <w:t xml:space="preserve">. </w:t>
      </w:r>
      <w:r>
        <w:rPr>
          <w:rFonts w:ascii="Times New Roman" w:hAnsi="Times New Roman" w:cs="Times New Roman"/>
        </w:rPr>
        <w:t>《语言文字应用》</w:t>
      </w:r>
      <w:r>
        <w:rPr>
          <w:rFonts w:ascii="Times New Roman" w:hAnsi="Times New Roman" w:cs="Times New Roman"/>
        </w:rPr>
        <w:t>.</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中华人民共和国国家汉语国际推广领导小组办公室</w:t>
      </w:r>
      <w:r>
        <w:rPr>
          <w:rFonts w:ascii="Times New Roman" w:hAnsi="Times New Roman" w:cs="Times New Roman"/>
        </w:rPr>
        <w:t xml:space="preserve">. (2021). </w:t>
      </w:r>
      <w:r>
        <w:rPr>
          <w:rFonts w:ascii="Times New Roman" w:hAnsi="Times New Roman" w:cs="Times New Roman"/>
        </w:rPr>
        <w:t>《国际中文教育中文水平等级标准》（</w:t>
      </w:r>
      <w:r>
        <w:rPr>
          <w:rFonts w:ascii="Times New Roman" w:hAnsi="Times New Roman" w:cs="Times New Roman"/>
        </w:rPr>
        <w:t>GB/T 38244—2019</w:t>
      </w:r>
      <w:r>
        <w:rPr>
          <w:rFonts w:ascii="Times New Roman" w:hAnsi="Times New Roman" w:cs="Times New Roman"/>
        </w:rPr>
        <w:t>）</w:t>
      </w:r>
      <w:r>
        <w:rPr>
          <w:rFonts w:ascii="Times New Roman" w:hAnsi="Times New Roman" w:cs="Times New Roman"/>
        </w:rPr>
        <w:t>.</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教育部</w:t>
      </w:r>
      <w:r>
        <w:rPr>
          <w:rFonts w:ascii="Times New Roman" w:hAnsi="Times New Roman" w:cs="Times New Roman"/>
        </w:rPr>
        <w:t xml:space="preserve">. (2024). </w:t>
      </w:r>
      <w:r>
        <w:rPr>
          <w:rFonts w:ascii="Times New Roman" w:hAnsi="Times New Roman" w:cs="Times New Roman"/>
        </w:rPr>
        <w:t>《国际中文教学通用课程大纲》（中小学阶段</w:t>
      </w:r>
      <w:r>
        <w:rPr>
          <w:rFonts w:ascii="Times New Roman" w:hAnsi="Times New Roman" w:cs="Times New Roman"/>
        </w:rPr>
        <w:t>/</w:t>
      </w:r>
      <w:r>
        <w:rPr>
          <w:rFonts w:ascii="Times New Roman" w:hAnsi="Times New Roman" w:cs="Times New Roman"/>
        </w:rPr>
        <w:t>大学成人阶段）</w:t>
      </w:r>
      <w:r>
        <w:rPr>
          <w:rFonts w:ascii="Times New Roman" w:hAnsi="Times New Roman" w:cs="Times New Roman"/>
        </w:rPr>
        <w:t>.</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刘月华、</w:t>
      </w:r>
      <w:proofErr w:type="gramStart"/>
      <w:r>
        <w:rPr>
          <w:rFonts w:ascii="Times New Roman" w:hAnsi="Times New Roman" w:cs="Times New Roman"/>
        </w:rPr>
        <w:t>潘</w:t>
      </w:r>
      <w:proofErr w:type="gramEnd"/>
      <w:r>
        <w:rPr>
          <w:rFonts w:ascii="Times New Roman" w:hAnsi="Times New Roman" w:cs="Times New Roman"/>
        </w:rPr>
        <w:t>文娱、故韡</w:t>
      </w:r>
      <w:r>
        <w:rPr>
          <w:rFonts w:ascii="Times New Roman" w:hAnsi="Times New Roman" w:cs="Times New Roman"/>
        </w:rPr>
        <w:t xml:space="preserve">. (2001). </w:t>
      </w:r>
      <w:r>
        <w:rPr>
          <w:rFonts w:ascii="Times New Roman" w:hAnsi="Times New Roman" w:cs="Times New Roman"/>
        </w:rPr>
        <w:t>《实用现代汉语语法》（增订本）</w:t>
      </w:r>
      <w:r>
        <w:rPr>
          <w:rFonts w:ascii="Times New Roman" w:hAnsi="Times New Roman" w:cs="Times New Roman"/>
        </w:rPr>
        <w:t xml:space="preserve">. </w:t>
      </w:r>
      <w:r>
        <w:rPr>
          <w:rFonts w:ascii="Times New Roman" w:hAnsi="Times New Roman" w:cs="Times New Roman"/>
        </w:rPr>
        <w:t>商务印书馆</w:t>
      </w:r>
      <w:r>
        <w:rPr>
          <w:rFonts w:ascii="Times New Roman" w:hAnsi="Times New Roman" w:cs="Times New Roman"/>
        </w:rPr>
        <w:t>.</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刘家宁、李宝贵</w:t>
      </w:r>
      <w:r>
        <w:rPr>
          <w:rFonts w:ascii="Times New Roman" w:hAnsi="Times New Roman" w:cs="Times New Roman"/>
        </w:rPr>
        <w:t xml:space="preserve">. (2024). </w:t>
      </w:r>
      <w:r>
        <w:rPr>
          <w:rFonts w:ascii="Times New Roman" w:hAnsi="Times New Roman" w:cs="Times New Roman"/>
        </w:rPr>
        <w:t>国际中文教育标准体系建设综述</w:t>
      </w:r>
      <w:r>
        <w:rPr>
          <w:rFonts w:ascii="Times New Roman" w:hAnsi="Times New Roman" w:cs="Times New Roman"/>
        </w:rPr>
        <w:t xml:space="preserve">. </w:t>
      </w:r>
      <w:r>
        <w:rPr>
          <w:rFonts w:ascii="Times New Roman" w:hAnsi="Times New Roman" w:cs="Times New Roman"/>
        </w:rPr>
        <w:t>《汉语国际教育学报》</w:t>
      </w:r>
      <w:r>
        <w:rPr>
          <w:rFonts w:ascii="Times New Roman" w:hAnsi="Times New Roman" w:cs="Times New Roman"/>
        </w:rPr>
        <w:t>.</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Modern Language Association. (2021). Enrollments in Languages Other Than English in United States Institutions of Higher Education, Fall 2021. MLA.</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伍晨辰、梁宇</w:t>
      </w:r>
      <w:r>
        <w:rPr>
          <w:rFonts w:ascii="Times New Roman" w:hAnsi="Times New Roman" w:cs="Times New Roman"/>
        </w:rPr>
        <w:t xml:space="preserve">. (2023). </w:t>
      </w:r>
      <w:r>
        <w:rPr>
          <w:rFonts w:ascii="Times New Roman" w:hAnsi="Times New Roman" w:cs="Times New Roman"/>
        </w:rPr>
        <w:t>美国华文教育发展现状报告</w:t>
      </w:r>
      <w:r>
        <w:rPr>
          <w:rFonts w:ascii="Times New Roman" w:hAnsi="Times New Roman" w:cs="Times New Roman"/>
        </w:rPr>
        <w:t xml:space="preserve">. </w:t>
      </w:r>
      <w:r>
        <w:rPr>
          <w:rFonts w:ascii="Times New Roman" w:hAnsi="Times New Roman" w:cs="Times New Roman"/>
        </w:rPr>
        <w:t>全美中文学校协会</w:t>
      </w:r>
      <w:r>
        <w:rPr>
          <w:rFonts w:ascii="Times New Roman" w:hAnsi="Times New Roman" w:cs="Times New Roman"/>
        </w:rPr>
        <w:t>.</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雷歌、吴应辉</w:t>
      </w:r>
      <w:r>
        <w:rPr>
          <w:rFonts w:ascii="Times New Roman" w:hAnsi="Times New Roman" w:cs="Times New Roman"/>
        </w:rPr>
        <w:t xml:space="preserve">. (2024). </w:t>
      </w:r>
      <w:r>
        <w:rPr>
          <w:rFonts w:ascii="Times New Roman" w:hAnsi="Times New Roman" w:cs="Times New Roman"/>
        </w:rPr>
        <w:t>美国中文教育标准化研究综述</w:t>
      </w:r>
      <w:r>
        <w:rPr>
          <w:rFonts w:ascii="Times New Roman" w:hAnsi="Times New Roman" w:cs="Times New Roman"/>
        </w:rPr>
        <w:t xml:space="preserve">. </w:t>
      </w:r>
      <w:r>
        <w:rPr>
          <w:rFonts w:ascii="Times New Roman" w:hAnsi="Times New Roman" w:cs="Times New Roman"/>
        </w:rPr>
        <w:t>《国际汉语教学研究》</w:t>
      </w:r>
      <w:r>
        <w:rPr>
          <w:rFonts w:ascii="Times New Roman" w:hAnsi="Times New Roman" w:cs="Times New Roman"/>
        </w:rPr>
        <w:t>.</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Fulcher, G., &amp; Davidson, F. (2007). Language Testing and Assessment: An Advanced Resource Book. Routledge.</w:t>
      </w:r>
    </w:p>
    <w:p w:rsidR="00C905BA" w:rsidRDefault="00011222">
      <w:pPr>
        <w:adjustRightInd w:val="0"/>
        <w:snapToGrid w:val="0"/>
        <w:spacing w:line="360" w:lineRule="auto"/>
        <w:rPr>
          <w:rFonts w:ascii="Times New Roman" w:hAnsi="Times New Roman" w:cs="Times New Roman"/>
        </w:rPr>
      </w:pPr>
      <w:proofErr w:type="spellStart"/>
      <w:r>
        <w:rPr>
          <w:rFonts w:ascii="Times New Roman" w:hAnsi="Times New Roman" w:cs="Times New Roman"/>
        </w:rPr>
        <w:t>Krashen</w:t>
      </w:r>
      <w:proofErr w:type="spellEnd"/>
      <w:r>
        <w:rPr>
          <w:rFonts w:ascii="Times New Roman" w:hAnsi="Times New Roman" w:cs="Times New Roman"/>
        </w:rPr>
        <w:t xml:space="preserve">, S. D. (1982). Principles and Practice in Second Language Acquisition. </w:t>
      </w:r>
      <w:proofErr w:type="spellStart"/>
      <w:r>
        <w:rPr>
          <w:rFonts w:ascii="Times New Roman" w:hAnsi="Times New Roman" w:cs="Times New Roman"/>
        </w:rPr>
        <w:t>Pergamon</w:t>
      </w:r>
      <w:proofErr w:type="spellEnd"/>
      <w:r>
        <w:rPr>
          <w:rFonts w:ascii="Times New Roman" w:hAnsi="Times New Roman" w:cs="Times New Roman"/>
        </w:rPr>
        <w:t xml:space="preserve"> Press.</w:t>
      </w:r>
    </w:p>
    <w:p w:rsidR="00C905BA" w:rsidRDefault="00011222">
      <w:pPr>
        <w:adjustRightInd w:val="0"/>
        <w:snapToGrid w:val="0"/>
        <w:spacing w:line="360" w:lineRule="auto"/>
        <w:rPr>
          <w:rFonts w:ascii="Times New Roman" w:hAnsi="Times New Roman" w:cs="Times New Roman"/>
        </w:rPr>
      </w:pPr>
      <w:r>
        <w:rPr>
          <w:rFonts w:ascii="Times New Roman" w:hAnsi="Times New Roman" w:cs="Times New Roman"/>
        </w:rPr>
        <w:t>Moeller, A. J., &amp; Yu, F. (2015). NCSSFL-ACTFL Can-Do Statements: An effective tool for improving language learning within and outside the classroom. In P. Swanson (Ed.), Dimension 2015 (pp. 50–69). SCOLT.</w:t>
      </w:r>
    </w:p>
    <w:p w:rsidR="00C905BA" w:rsidRDefault="00011222">
      <w:pPr>
        <w:adjustRightInd w:val="0"/>
        <w:snapToGrid w:val="0"/>
        <w:spacing w:line="360" w:lineRule="auto"/>
        <w:jc w:val="center"/>
        <w:rPr>
          <w:rFonts w:ascii="Times New Roman" w:hAnsi="Times New Roman" w:cs="Times New Roman"/>
        </w:rPr>
      </w:pPr>
      <w:r>
        <w:rPr>
          <w:rFonts w:ascii="Times New Roman" w:hAnsi="Times New Roman" w:cs="Times New Roman"/>
        </w:rPr>
        <w:lastRenderedPageBreak/>
        <w:t>North, B. (2000). The Development of a Common Framework Scale of Language Proficiency. Peter Lang.</w:t>
      </w:r>
    </w:p>
    <w:p w:rsidR="00C905BA" w:rsidRDefault="00C905BA"/>
    <w:sectPr w:rsidR="00C905BA">
      <w:footerReference w:type="default" r:id="rId10"/>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7784" w:rsidRDefault="000E7784">
      <w:r>
        <w:separator/>
      </w:r>
    </w:p>
  </w:endnote>
  <w:endnote w:type="continuationSeparator" w:id="0">
    <w:p w:rsidR="000E7784" w:rsidRDefault="000E7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mbria"/>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1222" w:rsidRDefault="00011222">
    <w:pPr>
      <w:pStyle w:val="a4"/>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11222" w:rsidRDefault="00011222">
                          <w:pPr>
                            <w:pStyle w:val="a4"/>
                          </w:pPr>
                          <w:r>
                            <w:fldChar w:fldCharType="begin"/>
                          </w:r>
                          <w:r>
                            <w:instrText xml:space="preserve"> PAGE  \* MERGEFORMAT </w:instrText>
                          </w:r>
                          <w:r>
                            <w:fldChar w:fldCharType="separate"/>
                          </w:r>
                          <w:r w:rsidR="00E60E64">
                            <w:rPr>
                              <w:noProof/>
                            </w:rPr>
                            <w:t>21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XGMYQIAAAw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LxBcYxhAgAADAUAAA4AAAAAAAAAAAAAAAAALgIAAGRycy9lMm9Eb2MueG1s&#10;UEsBAi0AFAAGAAgAAAAhAHGq0bnXAAAABQEAAA8AAAAAAAAAAAAAAAAAuwQAAGRycy9kb3ducmV2&#10;LnhtbFBLBQYAAAAABAAEAPMAAAC/BQAAAAA=&#10;" filled="f" stroked="f" strokeweight=".5pt">
              <v:textbox style="mso-fit-shape-to-text:t" inset="0,0,0,0">
                <w:txbxContent>
                  <w:p w:rsidR="00011222" w:rsidRDefault="00011222">
                    <w:pPr>
                      <w:pStyle w:val="a4"/>
                    </w:pPr>
                    <w:r>
                      <w:fldChar w:fldCharType="begin"/>
                    </w:r>
                    <w:r>
                      <w:instrText xml:space="preserve"> PAGE  \* MERGEFORMAT </w:instrText>
                    </w:r>
                    <w:r>
                      <w:fldChar w:fldCharType="separate"/>
                    </w:r>
                    <w:r w:rsidR="00E60E64">
                      <w:rPr>
                        <w:noProof/>
                      </w:rPr>
                      <w:t>21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7784" w:rsidRDefault="000E7784">
      <w:r>
        <w:separator/>
      </w:r>
    </w:p>
  </w:footnote>
  <w:footnote w:type="continuationSeparator" w:id="0">
    <w:p w:rsidR="000E7784" w:rsidRDefault="000E7784">
      <w:r>
        <w:continuationSeparator/>
      </w:r>
    </w:p>
  </w:footnote>
  <w:footnote w:id="1">
    <w:p w:rsidR="00011222" w:rsidRDefault="00011222">
      <w:pPr>
        <w:pStyle w:val="a6"/>
        <w:adjustRightInd w:val="0"/>
        <w:snapToGrid w:val="0"/>
        <w:rPr>
          <w:sz w:val="18"/>
          <w:szCs w:val="18"/>
        </w:rPr>
      </w:pPr>
      <w:r>
        <w:rPr>
          <w:rStyle w:val="ad"/>
          <w:sz w:val="18"/>
          <w:szCs w:val="18"/>
        </w:rPr>
        <w:footnoteRef/>
      </w:r>
      <w:r>
        <w:rPr>
          <w:sz w:val="18"/>
          <w:szCs w:val="18"/>
        </w:rPr>
        <w:t xml:space="preserve"> </w:t>
      </w:r>
      <w:r>
        <w:rPr>
          <w:rFonts w:ascii="楷体" w:eastAsia="楷体" w:hAnsi="楷体" w:cs="楷体" w:hint="eastAsia"/>
          <w:snapToGrid w:val="0"/>
          <w:color w:val="000000"/>
          <w:spacing w:val="-3"/>
          <w:sz w:val="18"/>
          <w:szCs w:val="18"/>
        </w:rPr>
        <w:t>不同词表标注格式的</w:t>
      </w:r>
      <w:proofErr w:type="gramStart"/>
      <w:r>
        <w:rPr>
          <w:rFonts w:ascii="楷体" w:eastAsia="楷体" w:hAnsi="楷体" w:cs="楷体" w:hint="eastAsia"/>
          <w:snapToGrid w:val="0"/>
          <w:color w:val="000000"/>
          <w:spacing w:val="-3"/>
          <w:sz w:val="18"/>
          <w:szCs w:val="18"/>
        </w:rPr>
        <w:t>不同已</w:t>
      </w:r>
      <w:proofErr w:type="gramEnd"/>
      <w:r>
        <w:rPr>
          <w:rFonts w:ascii="楷体" w:eastAsia="楷体" w:hAnsi="楷体" w:cs="楷体" w:hint="eastAsia"/>
          <w:snapToGrid w:val="0"/>
          <w:color w:val="000000"/>
          <w:spacing w:val="-3"/>
          <w:sz w:val="18"/>
          <w:szCs w:val="18"/>
        </w:rPr>
        <w:t>进行处理，如干活儿 = 干活，聊天儿 = 聊天；可选括号：有时（候）→ {有时, 有时候}，兔（子）→ {兔, 兔子}，（老）虎 → {虎, 老虎}；词性标注括号：白（形）→ 白，会（动）→ 会（识别并剥除）；拼音括号：得（dě</w:t>
      </w:r>
      <w:proofErr w:type="spellStart"/>
      <w:r>
        <w:rPr>
          <w:rFonts w:ascii="楷体" w:eastAsia="楷体" w:hAnsi="楷体" w:cs="楷体" w:hint="eastAsia"/>
          <w:snapToGrid w:val="0"/>
          <w:color w:val="000000"/>
          <w:spacing w:val="-3"/>
          <w:sz w:val="18"/>
          <w:szCs w:val="18"/>
        </w:rPr>
        <w:t>i</w:t>
      </w:r>
      <w:proofErr w:type="spellEnd"/>
      <w:r>
        <w:rPr>
          <w:rFonts w:ascii="楷体" w:eastAsia="楷体" w:hAnsi="楷体" w:cs="楷体" w:hint="eastAsia"/>
          <w:snapToGrid w:val="0"/>
          <w:color w:val="000000"/>
          <w:spacing w:val="-3"/>
          <w:sz w:val="18"/>
          <w:szCs w:val="18"/>
        </w:rPr>
        <w:t>）→ 得，看（kàn）→ 看；竖线分隔：爸爸∣爸 → {爸爸, 爸}；编号：本1 → 本，点2 → 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599B4F9"/>
    <w:multiLevelType w:val="singleLevel"/>
    <w:tmpl w:val="D599B4F9"/>
    <w:lvl w:ilvl="0">
      <w:start w:val="1"/>
      <w:numFmt w:val="chineseCounting"/>
      <w:suff w:val="nothing"/>
      <w:lvlText w:val="第%1，"/>
      <w:lvlJc w:val="left"/>
      <w:rPr>
        <w:rFonts w:hint="eastAsia"/>
      </w:rPr>
    </w:lvl>
  </w:abstractNum>
  <w:abstractNum w:abstractNumId="1" w15:restartNumberingAfterBreak="0">
    <w:nsid w:val="E4F84C24"/>
    <w:multiLevelType w:val="singleLevel"/>
    <w:tmpl w:val="E4F84C24"/>
    <w:lvl w:ilvl="0">
      <w:start w:val="1"/>
      <w:numFmt w:val="chineseCounting"/>
      <w:suff w:val="nothing"/>
      <w:lvlText w:val="%1、"/>
      <w:lvlJc w:val="left"/>
      <w:pPr>
        <w:ind w:left="-420" w:firstLine="420"/>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hink">
    <w15:presenceInfo w15:providerId="None" w15:userId="Thin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trackRevisions/>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1222"/>
    <w:rsid w:val="000E7784"/>
    <w:rsid w:val="00172A27"/>
    <w:rsid w:val="001B0F30"/>
    <w:rsid w:val="001E1F6A"/>
    <w:rsid w:val="001F202F"/>
    <w:rsid w:val="00270B8C"/>
    <w:rsid w:val="002E7A6C"/>
    <w:rsid w:val="00430752"/>
    <w:rsid w:val="00504D2F"/>
    <w:rsid w:val="00520087"/>
    <w:rsid w:val="005E03DE"/>
    <w:rsid w:val="00745A2F"/>
    <w:rsid w:val="007F22A5"/>
    <w:rsid w:val="0084488E"/>
    <w:rsid w:val="009A2536"/>
    <w:rsid w:val="00AB4BC7"/>
    <w:rsid w:val="00AD248D"/>
    <w:rsid w:val="00B205F6"/>
    <w:rsid w:val="00B463C2"/>
    <w:rsid w:val="00B62A83"/>
    <w:rsid w:val="00C905BA"/>
    <w:rsid w:val="00DC2C95"/>
    <w:rsid w:val="00DE5316"/>
    <w:rsid w:val="00E60E64"/>
    <w:rsid w:val="00E62297"/>
    <w:rsid w:val="00FB0A10"/>
    <w:rsid w:val="00FB2519"/>
    <w:rsid w:val="016A347B"/>
    <w:rsid w:val="01A36CAD"/>
    <w:rsid w:val="01D134FA"/>
    <w:rsid w:val="02005B8D"/>
    <w:rsid w:val="02111B48"/>
    <w:rsid w:val="022E26FA"/>
    <w:rsid w:val="0270061D"/>
    <w:rsid w:val="02BC0859"/>
    <w:rsid w:val="02CC42EB"/>
    <w:rsid w:val="046823FC"/>
    <w:rsid w:val="04744DDE"/>
    <w:rsid w:val="04D01847"/>
    <w:rsid w:val="05257DE5"/>
    <w:rsid w:val="056F1060"/>
    <w:rsid w:val="06055520"/>
    <w:rsid w:val="06395792"/>
    <w:rsid w:val="06CB49BC"/>
    <w:rsid w:val="06E11AE9"/>
    <w:rsid w:val="06E45A7E"/>
    <w:rsid w:val="0712113E"/>
    <w:rsid w:val="0744651C"/>
    <w:rsid w:val="078A2181"/>
    <w:rsid w:val="0797489E"/>
    <w:rsid w:val="079A613C"/>
    <w:rsid w:val="07EF46DA"/>
    <w:rsid w:val="08183C31"/>
    <w:rsid w:val="082C3238"/>
    <w:rsid w:val="08430582"/>
    <w:rsid w:val="08A6363E"/>
    <w:rsid w:val="08BD6586"/>
    <w:rsid w:val="09714747"/>
    <w:rsid w:val="09A432A2"/>
    <w:rsid w:val="0A193C90"/>
    <w:rsid w:val="0A6273E5"/>
    <w:rsid w:val="0B185AAE"/>
    <w:rsid w:val="0B3F3DC4"/>
    <w:rsid w:val="0B647652"/>
    <w:rsid w:val="0B6D5B58"/>
    <w:rsid w:val="0BF56037"/>
    <w:rsid w:val="0C0A7D34"/>
    <w:rsid w:val="0C5B40EC"/>
    <w:rsid w:val="0CE40585"/>
    <w:rsid w:val="0CE47EB2"/>
    <w:rsid w:val="0CF14A50"/>
    <w:rsid w:val="0CF956B3"/>
    <w:rsid w:val="0D38267F"/>
    <w:rsid w:val="0D573ECE"/>
    <w:rsid w:val="0D6C40D7"/>
    <w:rsid w:val="0D86163D"/>
    <w:rsid w:val="0D991A7F"/>
    <w:rsid w:val="0E356BBF"/>
    <w:rsid w:val="0E4A47F1"/>
    <w:rsid w:val="0ED6779A"/>
    <w:rsid w:val="0F3155D8"/>
    <w:rsid w:val="0F9A317D"/>
    <w:rsid w:val="0FD7617F"/>
    <w:rsid w:val="0FF24D67"/>
    <w:rsid w:val="10DE172B"/>
    <w:rsid w:val="10DE52EC"/>
    <w:rsid w:val="112A6783"/>
    <w:rsid w:val="11484992"/>
    <w:rsid w:val="116752E1"/>
    <w:rsid w:val="11A007F3"/>
    <w:rsid w:val="11D75E67"/>
    <w:rsid w:val="12176D07"/>
    <w:rsid w:val="121F5BBC"/>
    <w:rsid w:val="12837EF9"/>
    <w:rsid w:val="12940358"/>
    <w:rsid w:val="13243514"/>
    <w:rsid w:val="13AE3CBB"/>
    <w:rsid w:val="149363ED"/>
    <w:rsid w:val="14CF1B1B"/>
    <w:rsid w:val="14D050A2"/>
    <w:rsid w:val="14D72BAD"/>
    <w:rsid w:val="153E5FD3"/>
    <w:rsid w:val="157C230A"/>
    <w:rsid w:val="157D0378"/>
    <w:rsid w:val="15BE7EE6"/>
    <w:rsid w:val="15FB11C4"/>
    <w:rsid w:val="16175528"/>
    <w:rsid w:val="161C2B3E"/>
    <w:rsid w:val="16493207"/>
    <w:rsid w:val="169E17A5"/>
    <w:rsid w:val="169E79F7"/>
    <w:rsid w:val="170D692B"/>
    <w:rsid w:val="17125CEF"/>
    <w:rsid w:val="17514A69"/>
    <w:rsid w:val="175B03A6"/>
    <w:rsid w:val="17771FF6"/>
    <w:rsid w:val="17BC0AB5"/>
    <w:rsid w:val="18243F2C"/>
    <w:rsid w:val="18BB370C"/>
    <w:rsid w:val="18C4126B"/>
    <w:rsid w:val="190F0D21"/>
    <w:rsid w:val="190F698A"/>
    <w:rsid w:val="1914121B"/>
    <w:rsid w:val="19233875"/>
    <w:rsid w:val="192A37C4"/>
    <w:rsid w:val="1A7B68CC"/>
    <w:rsid w:val="1ACB066E"/>
    <w:rsid w:val="1B132036"/>
    <w:rsid w:val="1B541CC3"/>
    <w:rsid w:val="1B742AD4"/>
    <w:rsid w:val="1B844ABD"/>
    <w:rsid w:val="1BB27AA1"/>
    <w:rsid w:val="1BC528BF"/>
    <w:rsid w:val="1BCA4DEA"/>
    <w:rsid w:val="1BDF5EED"/>
    <w:rsid w:val="1C1B24AA"/>
    <w:rsid w:val="1C8A6328"/>
    <w:rsid w:val="1D507571"/>
    <w:rsid w:val="1D8D60CF"/>
    <w:rsid w:val="1D9E3123"/>
    <w:rsid w:val="1E173CC5"/>
    <w:rsid w:val="1E22252A"/>
    <w:rsid w:val="1E5E7A6C"/>
    <w:rsid w:val="1E636E30"/>
    <w:rsid w:val="1E641526"/>
    <w:rsid w:val="1E8E0351"/>
    <w:rsid w:val="1F3F1ACB"/>
    <w:rsid w:val="1F51312D"/>
    <w:rsid w:val="1F5350F7"/>
    <w:rsid w:val="200C32BA"/>
    <w:rsid w:val="200F54C2"/>
    <w:rsid w:val="20175456"/>
    <w:rsid w:val="20873C6C"/>
    <w:rsid w:val="20895274"/>
    <w:rsid w:val="20EA3839"/>
    <w:rsid w:val="20F655E8"/>
    <w:rsid w:val="21C53AFC"/>
    <w:rsid w:val="220F6948"/>
    <w:rsid w:val="22356D36"/>
    <w:rsid w:val="22833F45"/>
    <w:rsid w:val="228D26CE"/>
    <w:rsid w:val="22BD1205"/>
    <w:rsid w:val="23A13D5D"/>
    <w:rsid w:val="23B7235F"/>
    <w:rsid w:val="23FF75FB"/>
    <w:rsid w:val="24247062"/>
    <w:rsid w:val="24347829"/>
    <w:rsid w:val="245A6505"/>
    <w:rsid w:val="24DB0068"/>
    <w:rsid w:val="252E1F46"/>
    <w:rsid w:val="25761B3F"/>
    <w:rsid w:val="25853B30"/>
    <w:rsid w:val="26746889"/>
    <w:rsid w:val="26B86EE4"/>
    <w:rsid w:val="26E03714"/>
    <w:rsid w:val="26FC6074"/>
    <w:rsid w:val="27003DB6"/>
    <w:rsid w:val="27005B64"/>
    <w:rsid w:val="27155DCE"/>
    <w:rsid w:val="27201977"/>
    <w:rsid w:val="277A5916"/>
    <w:rsid w:val="279577F1"/>
    <w:rsid w:val="27CC1EEA"/>
    <w:rsid w:val="27EC60E8"/>
    <w:rsid w:val="27F805DB"/>
    <w:rsid w:val="281C69CE"/>
    <w:rsid w:val="28334D97"/>
    <w:rsid w:val="286D0FD7"/>
    <w:rsid w:val="288B76AF"/>
    <w:rsid w:val="288D3427"/>
    <w:rsid w:val="28DB0E17"/>
    <w:rsid w:val="28F11C08"/>
    <w:rsid w:val="28F73BA4"/>
    <w:rsid w:val="29140EF8"/>
    <w:rsid w:val="293E2974"/>
    <w:rsid w:val="29883BEF"/>
    <w:rsid w:val="29D4597E"/>
    <w:rsid w:val="29E6143A"/>
    <w:rsid w:val="2B0B1B03"/>
    <w:rsid w:val="2B2554ED"/>
    <w:rsid w:val="2B6B13C6"/>
    <w:rsid w:val="2BBA09D7"/>
    <w:rsid w:val="2C271DE5"/>
    <w:rsid w:val="2CA13945"/>
    <w:rsid w:val="2CDD4252"/>
    <w:rsid w:val="2D23435A"/>
    <w:rsid w:val="2D3E1194"/>
    <w:rsid w:val="2D7813DC"/>
    <w:rsid w:val="2D792E9C"/>
    <w:rsid w:val="2D7C1CBC"/>
    <w:rsid w:val="2DB80884"/>
    <w:rsid w:val="2DB80F46"/>
    <w:rsid w:val="2DC8332F"/>
    <w:rsid w:val="2DE75388"/>
    <w:rsid w:val="2E0028ED"/>
    <w:rsid w:val="2E1A6A85"/>
    <w:rsid w:val="2E797950"/>
    <w:rsid w:val="2E7A26A0"/>
    <w:rsid w:val="2EAE5EA6"/>
    <w:rsid w:val="2EC61441"/>
    <w:rsid w:val="2F4B315F"/>
    <w:rsid w:val="2FB41CAD"/>
    <w:rsid w:val="2FDD4C94"/>
    <w:rsid w:val="301F34FF"/>
    <w:rsid w:val="304B51E1"/>
    <w:rsid w:val="30A6152A"/>
    <w:rsid w:val="30C220DC"/>
    <w:rsid w:val="311C7A3E"/>
    <w:rsid w:val="31622A14"/>
    <w:rsid w:val="317C34AF"/>
    <w:rsid w:val="31833619"/>
    <w:rsid w:val="31A46D69"/>
    <w:rsid w:val="32A0644D"/>
    <w:rsid w:val="32A95302"/>
    <w:rsid w:val="32F26CA9"/>
    <w:rsid w:val="33A83767"/>
    <w:rsid w:val="33D00518"/>
    <w:rsid w:val="33E13858"/>
    <w:rsid w:val="33EE0CB5"/>
    <w:rsid w:val="33F27507"/>
    <w:rsid w:val="34192013"/>
    <w:rsid w:val="3468501E"/>
    <w:rsid w:val="34925AE1"/>
    <w:rsid w:val="356E79A4"/>
    <w:rsid w:val="35977693"/>
    <w:rsid w:val="35B93AAE"/>
    <w:rsid w:val="35C736C6"/>
    <w:rsid w:val="35D94150"/>
    <w:rsid w:val="360A255B"/>
    <w:rsid w:val="362B4280"/>
    <w:rsid w:val="3650100C"/>
    <w:rsid w:val="36D30B9F"/>
    <w:rsid w:val="370C40B1"/>
    <w:rsid w:val="372D19FB"/>
    <w:rsid w:val="3862667F"/>
    <w:rsid w:val="39162FC5"/>
    <w:rsid w:val="39493A7B"/>
    <w:rsid w:val="395C1320"/>
    <w:rsid w:val="39EC38B9"/>
    <w:rsid w:val="3A3556CD"/>
    <w:rsid w:val="3A6A181A"/>
    <w:rsid w:val="3A7B5946"/>
    <w:rsid w:val="3AB02FA5"/>
    <w:rsid w:val="3ADA3505"/>
    <w:rsid w:val="3B851508"/>
    <w:rsid w:val="3BC46D08"/>
    <w:rsid w:val="3BF13876"/>
    <w:rsid w:val="3CF711C0"/>
    <w:rsid w:val="3CF96E86"/>
    <w:rsid w:val="3D034028"/>
    <w:rsid w:val="3D405813"/>
    <w:rsid w:val="3D69400B"/>
    <w:rsid w:val="3DB039E8"/>
    <w:rsid w:val="3DBD7EB3"/>
    <w:rsid w:val="3E145F68"/>
    <w:rsid w:val="3E2C636E"/>
    <w:rsid w:val="3E6E16C1"/>
    <w:rsid w:val="3E7A3E39"/>
    <w:rsid w:val="3E8E35FE"/>
    <w:rsid w:val="3E974C1D"/>
    <w:rsid w:val="3E9926CE"/>
    <w:rsid w:val="3ECE159A"/>
    <w:rsid w:val="3F4168C2"/>
    <w:rsid w:val="40487668"/>
    <w:rsid w:val="40491ED2"/>
    <w:rsid w:val="40CF322D"/>
    <w:rsid w:val="40E15ECC"/>
    <w:rsid w:val="422C5607"/>
    <w:rsid w:val="425F39BC"/>
    <w:rsid w:val="42AF1E2C"/>
    <w:rsid w:val="42F05AF9"/>
    <w:rsid w:val="432B281E"/>
    <w:rsid w:val="433C187A"/>
    <w:rsid w:val="43C169B6"/>
    <w:rsid w:val="43EB7FFB"/>
    <w:rsid w:val="44B244EA"/>
    <w:rsid w:val="45034D45"/>
    <w:rsid w:val="45101210"/>
    <w:rsid w:val="45F97EF6"/>
    <w:rsid w:val="463E3B5B"/>
    <w:rsid w:val="469F45FA"/>
    <w:rsid w:val="46D22C21"/>
    <w:rsid w:val="47290367"/>
    <w:rsid w:val="474B4C1C"/>
    <w:rsid w:val="47B10A89"/>
    <w:rsid w:val="47EA5D49"/>
    <w:rsid w:val="4812652E"/>
    <w:rsid w:val="48595276"/>
    <w:rsid w:val="489F2FD7"/>
    <w:rsid w:val="48EA3B26"/>
    <w:rsid w:val="49AF724A"/>
    <w:rsid w:val="49D4280C"/>
    <w:rsid w:val="49E113CD"/>
    <w:rsid w:val="4A3926C0"/>
    <w:rsid w:val="4A4A3F0E"/>
    <w:rsid w:val="4A952A50"/>
    <w:rsid w:val="4AB802BF"/>
    <w:rsid w:val="4B0532CE"/>
    <w:rsid w:val="4B8A29A8"/>
    <w:rsid w:val="4B9A5CD8"/>
    <w:rsid w:val="4BD756EA"/>
    <w:rsid w:val="4BE97045"/>
    <w:rsid w:val="4C0F5D7E"/>
    <w:rsid w:val="4C1B2975"/>
    <w:rsid w:val="4C5C2F8D"/>
    <w:rsid w:val="4C847AD2"/>
    <w:rsid w:val="4CC0351C"/>
    <w:rsid w:val="4CD80866"/>
    <w:rsid w:val="4D4B54DB"/>
    <w:rsid w:val="4D9D560B"/>
    <w:rsid w:val="4DB25B52"/>
    <w:rsid w:val="4DBE5CAD"/>
    <w:rsid w:val="4E933360"/>
    <w:rsid w:val="4EEF2AAB"/>
    <w:rsid w:val="4F5368C9"/>
    <w:rsid w:val="4FE6773D"/>
    <w:rsid w:val="50096F88"/>
    <w:rsid w:val="50C55866"/>
    <w:rsid w:val="512750D9"/>
    <w:rsid w:val="517C4442"/>
    <w:rsid w:val="51A96C75"/>
    <w:rsid w:val="51C26798"/>
    <w:rsid w:val="52391D60"/>
    <w:rsid w:val="52A01E26"/>
    <w:rsid w:val="52C33D66"/>
    <w:rsid w:val="52D928C3"/>
    <w:rsid w:val="52EE4A1B"/>
    <w:rsid w:val="530E43BC"/>
    <w:rsid w:val="53271BCA"/>
    <w:rsid w:val="53430CF6"/>
    <w:rsid w:val="534F73A8"/>
    <w:rsid w:val="5386726D"/>
    <w:rsid w:val="53B16F7B"/>
    <w:rsid w:val="53C51B3F"/>
    <w:rsid w:val="53CD72A9"/>
    <w:rsid w:val="53E605F6"/>
    <w:rsid w:val="54F62E89"/>
    <w:rsid w:val="55366A71"/>
    <w:rsid w:val="55D02A22"/>
    <w:rsid w:val="56013A0F"/>
    <w:rsid w:val="568D02E8"/>
    <w:rsid w:val="572D5C52"/>
    <w:rsid w:val="574216FD"/>
    <w:rsid w:val="57550FF9"/>
    <w:rsid w:val="57FB5D50"/>
    <w:rsid w:val="58370771"/>
    <w:rsid w:val="5889335C"/>
    <w:rsid w:val="58F339F8"/>
    <w:rsid w:val="5907306E"/>
    <w:rsid w:val="59367040"/>
    <w:rsid w:val="5952374E"/>
    <w:rsid w:val="59812190"/>
    <w:rsid w:val="599D333F"/>
    <w:rsid w:val="5A1D0200"/>
    <w:rsid w:val="5AAB6FEB"/>
    <w:rsid w:val="5B3E042E"/>
    <w:rsid w:val="5B6D2D12"/>
    <w:rsid w:val="5BA00626"/>
    <w:rsid w:val="5BBF6264"/>
    <w:rsid w:val="5BDB61D0"/>
    <w:rsid w:val="5BE80399"/>
    <w:rsid w:val="5BEF6783"/>
    <w:rsid w:val="5C0E6A0C"/>
    <w:rsid w:val="5C54662E"/>
    <w:rsid w:val="5C6C4B26"/>
    <w:rsid w:val="5CEE19DF"/>
    <w:rsid w:val="5D4D6706"/>
    <w:rsid w:val="5D9A4FF0"/>
    <w:rsid w:val="5DAA158A"/>
    <w:rsid w:val="5DEF7F81"/>
    <w:rsid w:val="5E5314E7"/>
    <w:rsid w:val="5E655CD1"/>
    <w:rsid w:val="5EA20CD3"/>
    <w:rsid w:val="5EC944B2"/>
    <w:rsid w:val="5ED837A7"/>
    <w:rsid w:val="5F465B03"/>
    <w:rsid w:val="5F6D3295"/>
    <w:rsid w:val="5F7A39FE"/>
    <w:rsid w:val="5FCD1D80"/>
    <w:rsid w:val="5FE43DC3"/>
    <w:rsid w:val="5FFA1EB5"/>
    <w:rsid w:val="61361C15"/>
    <w:rsid w:val="615362B5"/>
    <w:rsid w:val="6232615E"/>
    <w:rsid w:val="627202A3"/>
    <w:rsid w:val="62742987"/>
    <w:rsid w:val="627806C9"/>
    <w:rsid w:val="639826A5"/>
    <w:rsid w:val="63A64DC2"/>
    <w:rsid w:val="63A75388"/>
    <w:rsid w:val="64032214"/>
    <w:rsid w:val="64041AE8"/>
    <w:rsid w:val="64402948"/>
    <w:rsid w:val="64744EC0"/>
    <w:rsid w:val="64CC2606"/>
    <w:rsid w:val="64DF35AF"/>
    <w:rsid w:val="64E50514"/>
    <w:rsid w:val="650D02EA"/>
    <w:rsid w:val="653463FD"/>
    <w:rsid w:val="65766A16"/>
    <w:rsid w:val="659D3FA3"/>
    <w:rsid w:val="66026A77"/>
    <w:rsid w:val="667473F9"/>
    <w:rsid w:val="66EC30DC"/>
    <w:rsid w:val="66FB505F"/>
    <w:rsid w:val="6738702B"/>
    <w:rsid w:val="678D1076"/>
    <w:rsid w:val="67A56F5B"/>
    <w:rsid w:val="67C25F42"/>
    <w:rsid w:val="67E73BFB"/>
    <w:rsid w:val="683A1F7D"/>
    <w:rsid w:val="686679E3"/>
    <w:rsid w:val="68790F37"/>
    <w:rsid w:val="694839A6"/>
    <w:rsid w:val="69665C51"/>
    <w:rsid w:val="698C05B6"/>
    <w:rsid w:val="699D3E7F"/>
    <w:rsid w:val="69C1074F"/>
    <w:rsid w:val="69DB383A"/>
    <w:rsid w:val="69EE301F"/>
    <w:rsid w:val="6A272A2B"/>
    <w:rsid w:val="6A401B02"/>
    <w:rsid w:val="6A735AF7"/>
    <w:rsid w:val="6A89528F"/>
    <w:rsid w:val="6B080110"/>
    <w:rsid w:val="6B6E4567"/>
    <w:rsid w:val="6BA3608B"/>
    <w:rsid w:val="6C4909E0"/>
    <w:rsid w:val="6C9A123C"/>
    <w:rsid w:val="6CAE4CE7"/>
    <w:rsid w:val="6D1E20E1"/>
    <w:rsid w:val="6D6F26C8"/>
    <w:rsid w:val="6DD47053"/>
    <w:rsid w:val="6DE50595"/>
    <w:rsid w:val="6E70494A"/>
    <w:rsid w:val="6ED3075F"/>
    <w:rsid w:val="6F1C418A"/>
    <w:rsid w:val="6F2E3EBD"/>
    <w:rsid w:val="6F571666"/>
    <w:rsid w:val="6F593885"/>
    <w:rsid w:val="70357BF9"/>
    <w:rsid w:val="707A560C"/>
    <w:rsid w:val="70840239"/>
    <w:rsid w:val="71BA6403"/>
    <w:rsid w:val="71C31235"/>
    <w:rsid w:val="72E43211"/>
    <w:rsid w:val="73137F9A"/>
    <w:rsid w:val="738D5656"/>
    <w:rsid w:val="73905147"/>
    <w:rsid w:val="74202616"/>
    <w:rsid w:val="742E508B"/>
    <w:rsid w:val="7467234B"/>
    <w:rsid w:val="74B607F5"/>
    <w:rsid w:val="74DD43BC"/>
    <w:rsid w:val="74DD616A"/>
    <w:rsid w:val="750559D8"/>
    <w:rsid w:val="75790C57"/>
    <w:rsid w:val="75B55338"/>
    <w:rsid w:val="7625483F"/>
    <w:rsid w:val="76BA53EF"/>
    <w:rsid w:val="771E077E"/>
    <w:rsid w:val="775A21CE"/>
    <w:rsid w:val="77A318EC"/>
    <w:rsid w:val="77DB72D8"/>
    <w:rsid w:val="78411105"/>
    <w:rsid w:val="784437A8"/>
    <w:rsid w:val="787943FB"/>
    <w:rsid w:val="78A43B6E"/>
    <w:rsid w:val="78FC07D7"/>
    <w:rsid w:val="791365FE"/>
    <w:rsid w:val="794864FF"/>
    <w:rsid w:val="79617BF3"/>
    <w:rsid w:val="79752E15"/>
    <w:rsid w:val="797A042B"/>
    <w:rsid w:val="798219D5"/>
    <w:rsid w:val="798B6ADC"/>
    <w:rsid w:val="79C478F8"/>
    <w:rsid w:val="79D52446"/>
    <w:rsid w:val="79E263BE"/>
    <w:rsid w:val="7A653177"/>
    <w:rsid w:val="7A6766B1"/>
    <w:rsid w:val="7AF81F4F"/>
    <w:rsid w:val="7B6202F2"/>
    <w:rsid w:val="7B6E2211"/>
    <w:rsid w:val="7BF070CA"/>
    <w:rsid w:val="7C6B454D"/>
    <w:rsid w:val="7D2E2BEF"/>
    <w:rsid w:val="7D4F1BCF"/>
    <w:rsid w:val="7DAB14FB"/>
    <w:rsid w:val="7DDD542C"/>
    <w:rsid w:val="7DF1206F"/>
    <w:rsid w:val="7DFD0E3A"/>
    <w:rsid w:val="7E6873EC"/>
    <w:rsid w:val="7E6B47E6"/>
    <w:rsid w:val="7EC82119"/>
    <w:rsid w:val="7EDB5E10"/>
    <w:rsid w:val="7EED78F1"/>
    <w:rsid w:val="7EFF6DF3"/>
    <w:rsid w:val="7F736048"/>
    <w:rsid w:val="7FA04963"/>
    <w:rsid w:val="7FCD4124"/>
    <w:rsid w:val="7FF52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3865"/>
  <w15:docId w15:val="{20831A43-A325-46A6-8FC7-D0E4B32B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annotation text" w:qFormat="1"/>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宋体" w:hAnsi="宋体" w:cs="宋体"/>
      <w:sz w:val="22"/>
      <w:szCs w:val="22"/>
    </w:rPr>
  </w:style>
  <w:style w:type="paragraph" w:styleId="1">
    <w:name w:val="heading 1"/>
    <w:next w:val="a"/>
    <w:qFormat/>
    <w:pPr>
      <w:spacing w:before="400" w:after="160"/>
      <w:outlineLvl w:val="0"/>
    </w:pPr>
    <w:rPr>
      <w:rFonts w:ascii="宋体" w:hAnsi="宋体" w:cs="宋体"/>
      <w:b/>
      <w:bCs/>
      <w:sz w:val="34"/>
      <w:szCs w:val="34"/>
    </w:rPr>
  </w:style>
  <w:style w:type="paragraph" w:styleId="2">
    <w:name w:val="heading 2"/>
    <w:next w:val="a"/>
    <w:qFormat/>
    <w:pPr>
      <w:spacing w:before="260" w:after="100"/>
      <w:outlineLvl w:val="1"/>
    </w:pPr>
    <w:rPr>
      <w:rFonts w:ascii="宋体" w:hAnsi="宋体" w:cs="宋体"/>
      <w:b/>
      <w:bCs/>
      <w:sz w:val="27"/>
      <w:szCs w:val="27"/>
    </w:rPr>
  </w:style>
  <w:style w:type="paragraph" w:styleId="3">
    <w:name w:val="heading 3"/>
    <w:next w:val="a"/>
    <w:qFormat/>
    <w:pPr>
      <w:spacing w:before="180" w:after="60"/>
      <w:outlineLvl w:val="2"/>
    </w:pPr>
    <w:rPr>
      <w:rFonts w:ascii="宋体" w:hAnsi="宋体" w:cs="宋体"/>
      <w:b/>
      <w:bCs/>
      <w:sz w:val="24"/>
      <w:szCs w:val="24"/>
    </w:rPr>
  </w:style>
  <w:style w:type="paragraph" w:styleId="4">
    <w:name w:val="heading 4"/>
    <w:next w:val="a"/>
    <w:qFormat/>
    <w:pPr>
      <w:spacing w:before="120" w:after="40"/>
      <w:outlineLvl w:val="3"/>
    </w:pPr>
    <w:rPr>
      <w:rFonts w:ascii="宋体" w:hAnsi="宋体" w:cs="宋体"/>
      <w:b/>
      <w:bCs/>
      <w:sz w:val="22"/>
      <w:szCs w:val="22"/>
    </w:rPr>
  </w:style>
  <w:style w:type="paragraph" w:styleId="5">
    <w:name w:val="heading 5"/>
    <w:next w:val="a"/>
    <w:qFormat/>
    <w:pPr>
      <w:outlineLvl w:val="4"/>
    </w:pPr>
    <w:rPr>
      <w:rFonts w:ascii="宋体" w:hAnsi="宋体" w:cs="宋体"/>
      <w:color w:val="2E74B5"/>
      <w:sz w:val="22"/>
      <w:szCs w:val="22"/>
    </w:rPr>
  </w:style>
  <w:style w:type="paragraph" w:styleId="6">
    <w:name w:val="heading 6"/>
    <w:next w:val="a"/>
    <w:qFormat/>
    <w:pPr>
      <w:outlineLvl w:val="5"/>
    </w:pPr>
    <w:rPr>
      <w:rFonts w:ascii="宋体" w:hAnsi="宋体" w:cs="宋体"/>
      <w:color w:val="1F4D7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footnote text"/>
    <w:link w:val="a7"/>
    <w:uiPriority w:val="99"/>
    <w:semiHidden/>
    <w:unhideWhenUsed/>
    <w:qFormat/>
    <w:rPr>
      <w:rFonts w:ascii="宋体" w:hAnsi="宋体" w:cs="宋体"/>
    </w:rPr>
  </w:style>
  <w:style w:type="paragraph" w:styleId="a8">
    <w:name w:val="Normal (Web)"/>
    <w:basedOn w:val="a"/>
    <w:pPr>
      <w:spacing w:beforeAutospacing="1" w:afterAutospacing="1"/>
      <w:jc w:val="left"/>
    </w:pPr>
    <w:rPr>
      <w:rFonts w:cs="Times New Roman"/>
      <w:sz w:val="24"/>
    </w:rPr>
  </w:style>
  <w:style w:type="paragraph" w:styleId="a9">
    <w:name w:val="Title"/>
    <w:qFormat/>
    <w:rPr>
      <w:rFonts w:ascii="宋体" w:hAnsi="宋体" w:cs="宋体"/>
      <w:sz w:val="56"/>
      <w:szCs w:val="56"/>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Hyperlink"/>
    <w:uiPriority w:val="99"/>
    <w:unhideWhenUsed/>
    <w:qFormat/>
    <w:rPr>
      <w:color w:val="0563C1"/>
      <w:u w:val="single"/>
    </w:rPr>
  </w:style>
  <w:style w:type="character" w:styleId="HTML">
    <w:name w:val="HTML Code"/>
    <w:basedOn w:val="a0"/>
    <w:rPr>
      <w:rFonts w:ascii="Courier New" w:hAnsi="Courier New"/>
      <w:sz w:val="20"/>
    </w:rPr>
  </w:style>
  <w:style w:type="character" w:styleId="ad">
    <w:name w:val="footnote reference"/>
    <w:uiPriority w:val="99"/>
    <w:semiHidden/>
    <w:unhideWhenUsed/>
    <w:qFormat/>
    <w:rPr>
      <w:vertAlign w:val="superscript"/>
    </w:rPr>
  </w:style>
  <w:style w:type="paragraph" w:styleId="ae">
    <w:name w:val="List Paragraph"/>
    <w:qFormat/>
    <w:rPr>
      <w:rFonts w:ascii="宋体" w:hAnsi="宋体" w:cs="宋体"/>
      <w:sz w:val="22"/>
      <w:szCs w:val="22"/>
    </w:rPr>
  </w:style>
  <w:style w:type="character" w:customStyle="1" w:styleId="a7">
    <w:name w:val="脚注文本 字符"/>
    <w:link w:val="a6"/>
    <w:uiPriority w:val="99"/>
    <w:semiHidden/>
    <w:unhideWhenUsed/>
    <w:qFormat/>
    <w:rPr>
      <w:sz w:val="20"/>
      <w:szCs w:val="20"/>
    </w:rPr>
  </w:style>
  <w:style w:type="character" w:customStyle="1" w:styleId="font31">
    <w:name w:val="font31"/>
    <w:basedOn w:val="a0"/>
    <w:rPr>
      <w:rFonts w:ascii="Times New Roman" w:hAnsi="Times New Roman" w:cs="Times New Roman" w:hint="default"/>
      <w:color w:val="000000"/>
      <w:sz w:val="22"/>
      <w:szCs w:val="22"/>
      <w:u w:val="none"/>
    </w:rPr>
  </w:style>
  <w:style w:type="character" w:customStyle="1" w:styleId="font01">
    <w:name w:val="font01"/>
    <w:basedOn w:val="a0"/>
    <w:rPr>
      <w:rFonts w:ascii="宋体" w:eastAsia="宋体" w:hAnsi="宋体" w:cs="宋体" w:hint="eastAsia"/>
      <w:color w:val="000000"/>
      <w:sz w:val="22"/>
      <w:szCs w:val="22"/>
      <w:u w:val="none"/>
    </w:rPr>
  </w:style>
  <w:style w:type="paragraph" w:styleId="af">
    <w:name w:val="Balloon Text"/>
    <w:basedOn w:val="a"/>
    <w:link w:val="af0"/>
    <w:rsid w:val="009A2536"/>
    <w:rPr>
      <w:sz w:val="18"/>
      <w:szCs w:val="18"/>
    </w:rPr>
  </w:style>
  <w:style w:type="character" w:customStyle="1" w:styleId="af0">
    <w:name w:val="批注框文本 字符"/>
    <w:basedOn w:val="a0"/>
    <w:link w:val="af"/>
    <w:rsid w:val="009A2536"/>
    <w:rPr>
      <w:rFonts w:ascii="宋体" w:hAnsi="宋体" w:cs="宋体"/>
      <w:sz w:val="18"/>
      <w:szCs w:val="18"/>
    </w:rPr>
  </w:style>
  <w:style w:type="character" w:customStyle="1" w:styleId="textqynfo">
    <w:name w:val="text_qynfo"/>
    <w:basedOn w:val="a0"/>
    <w:rsid w:val="002E7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D:\&#26700;&#38754;\ACTFL&#31561;&#32423;&#35789;&#37327;&#32479;&#35745;&#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800" b="1" i="0" u="none" strike="noStrike" kern="1200" baseline="0">
                <a:solidFill>
                  <a:schemeClr val="tx1"/>
                </a:solidFill>
                <a:latin typeface="+mn-lt"/>
                <a:ea typeface="+mn-ea"/>
                <a:cs typeface="+mn-cs"/>
              </a:defRPr>
            </a:pPr>
            <a:r>
              <a:rPr lang="zh-CN" altLang="en-US"/>
              <a:t>各等级词量构成对比</a:t>
            </a:r>
          </a:p>
        </c:rich>
      </c:tx>
      <c:overlay val="0"/>
    </c:title>
    <c:autoTitleDeleted val="0"/>
    <c:plotArea>
      <c:layout/>
      <c:barChart>
        <c:barDir val="bar"/>
        <c:grouping val="stacked"/>
        <c:varyColors val="0"/>
        <c:ser>
          <c:idx val="0"/>
          <c:order val="0"/>
          <c:tx>
            <c:strRef>
              <c:f>[ACTFL等级词量统计表.xlsx]词量分布图表!$C$1</c:f>
              <c:strCache>
                <c:ptCount val="1"/>
                <c:pt idx="0">
                  <c:v>三表共有</c:v>
                </c:pt>
              </c:strCache>
            </c:strRef>
          </c:tx>
          <c:spPr>
            <a:ln>
              <a:noFill/>
              <a:prstDash val="solid"/>
            </a:ln>
          </c:spPr>
          <c:invertIfNegative val="0"/>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[ACTFL等级词量统计表.xlsx]词量分布图表!$C$2:$C$10</c:f>
              <c:numCache>
                <c:formatCode>General</c:formatCode>
                <c:ptCount val="9"/>
                <c:pt idx="0">
                  <c:v>309</c:v>
                </c:pt>
                <c:pt idx="1">
                  <c:v>338</c:v>
                </c:pt>
                <c:pt idx="2">
                  <c:v>551</c:v>
                </c:pt>
                <c:pt idx="3">
                  <c:v>814</c:v>
                </c:pt>
                <c:pt idx="4">
                  <c:v>1002</c:v>
                </c:pt>
                <c:pt idx="5">
                  <c:v>1232</c:v>
                </c:pt>
                <c:pt idx="6">
                  <c:v>1370</c:v>
                </c:pt>
                <c:pt idx="7">
                  <c:v>1745</c:v>
                </c:pt>
                <c:pt idx="8">
                  <c:v>2461</c:v>
                </c:pt>
              </c:numCache>
            </c:numRef>
          </c:val>
          <c:extLst>
            <c:ext xmlns:c16="http://schemas.microsoft.com/office/drawing/2014/chart" uri="{C3380CC4-5D6E-409C-BE32-E72D297353CC}">
              <c16:uniqueId val="{00000000-4FCC-4A7B-AED8-C15AE0750AA2}"/>
            </c:ext>
          </c:extLst>
        </c:ser>
        <c:ser>
          <c:idx val="1"/>
          <c:order val="1"/>
          <c:tx>
            <c:strRef>
              <c:f>[ACTFL等级词量统计表.xlsx]词量分布图表!$D$1</c:f>
              <c:strCache>
                <c:ptCount val="1"/>
                <c:pt idx="0">
                  <c:v>HSK外词数</c:v>
                </c:pt>
              </c:strCache>
            </c:strRef>
          </c:tx>
          <c:spPr>
            <a:ln>
              <a:noFill/>
              <a:prstDash val="solid"/>
            </a:ln>
          </c:spPr>
          <c:invertIfNegative val="0"/>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[ACTFL等级词量统计表.xlsx]词量分布图表!$D$2:$D$10</c:f>
              <c:numCache>
                <c:formatCode>General</c:formatCode>
                <c:ptCount val="9"/>
                <c:pt idx="0">
                  <c:v>4</c:v>
                </c:pt>
                <c:pt idx="1">
                  <c:v>12</c:v>
                </c:pt>
                <c:pt idx="2">
                  <c:v>25</c:v>
                </c:pt>
                <c:pt idx="3">
                  <c:v>22</c:v>
                </c:pt>
                <c:pt idx="4">
                  <c:v>37</c:v>
                </c:pt>
                <c:pt idx="5">
                  <c:v>67</c:v>
                </c:pt>
                <c:pt idx="6">
                  <c:v>66</c:v>
                </c:pt>
                <c:pt idx="7">
                  <c:v>94</c:v>
                </c:pt>
                <c:pt idx="8">
                  <c:v>672</c:v>
                </c:pt>
              </c:numCache>
            </c:numRef>
          </c:val>
          <c:extLst>
            <c:ext xmlns:c16="http://schemas.microsoft.com/office/drawing/2014/chart" uri="{C3380CC4-5D6E-409C-BE32-E72D297353CC}">
              <c16:uniqueId val="{00000001-4FCC-4A7B-AED8-C15AE0750AA2}"/>
            </c:ext>
          </c:extLst>
        </c:ser>
        <c:ser>
          <c:idx val="2"/>
          <c:order val="2"/>
          <c:tx>
            <c:strRef>
              <c:f>[ACTFL等级词量统计表.xlsx]词量分布图表!$E$1</c:f>
              <c:strCache>
                <c:ptCount val="1"/>
                <c:pt idx="0">
                  <c:v>PG外词数</c:v>
                </c:pt>
              </c:strCache>
            </c:strRef>
          </c:tx>
          <c:spPr>
            <a:ln>
              <a:noFill/>
              <a:prstDash val="solid"/>
            </a:ln>
          </c:spPr>
          <c:invertIfNegative val="0"/>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[ACTFL等级词量统计表.xlsx]词量分布图表!$E$2:$E$10</c:f>
              <c:numCache>
                <c:formatCode>General</c:formatCode>
                <c:ptCount val="9"/>
                <c:pt idx="0">
                  <c:v>8</c:v>
                </c:pt>
                <c:pt idx="1">
                  <c:v>0</c:v>
                </c:pt>
                <c:pt idx="2">
                  <c:v>9</c:v>
                </c:pt>
                <c:pt idx="3">
                  <c:v>19</c:v>
                </c:pt>
                <c:pt idx="4">
                  <c:v>12</c:v>
                </c:pt>
                <c:pt idx="5">
                  <c:v>52</c:v>
                </c:pt>
                <c:pt idx="6">
                  <c:v>76</c:v>
                </c:pt>
                <c:pt idx="7">
                  <c:v>211</c:v>
                </c:pt>
                <c:pt idx="8">
                  <c:v>1121</c:v>
                </c:pt>
              </c:numCache>
            </c:numRef>
          </c:val>
          <c:extLst>
            <c:ext xmlns:c16="http://schemas.microsoft.com/office/drawing/2014/chart" uri="{C3380CC4-5D6E-409C-BE32-E72D297353CC}">
              <c16:uniqueId val="{00000002-4FCC-4A7B-AED8-C15AE0750AA2}"/>
            </c:ext>
          </c:extLst>
        </c:ser>
        <c:ser>
          <c:idx val="3"/>
          <c:order val="3"/>
          <c:tx>
            <c:strRef>
              <c:f>[ACTFL等级词量统计表.xlsx]词量分布图表!$F$1</c:f>
              <c:strCache>
                <c:ptCount val="1"/>
                <c:pt idx="0">
                  <c:v>仅ACTFL独有</c:v>
                </c:pt>
              </c:strCache>
            </c:strRef>
          </c:tx>
          <c:spPr>
            <a:ln>
              <a:noFill/>
              <a:prstDash val="solid"/>
            </a:ln>
          </c:spPr>
          <c:invertIfNegative val="0"/>
          <c:cat>
            <c:strRef>
              <c:f>[ACTFL等级词量统计表.xlsx]词量分布图表!$A$2:$A$10</c:f>
              <c:strCache>
                <c:ptCount val="9"/>
                <c:pt idx="0">
                  <c:v>Novice Low</c:v>
                </c:pt>
                <c:pt idx="1">
                  <c:v>Novice Mid</c:v>
                </c:pt>
                <c:pt idx="2">
                  <c:v>Novice High</c:v>
                </c:pt>
                <c:pt idx="3">
                  <c:v>Intermediate Low</c:v>
                </c:pt>
                <c:pt idx="4">
                  <c:v>Intermediate Mid</c:v>
                </c:pt>
                <c:pt idx="5">
                  <c:v>Intermediate High</c:v>
                </c:pt>
                <c:pt idx="6">
                  <c:v>Advanced Low</c:v>
                </c:pt>
                <c:pt idx="7">
                  <c:v>Advanced Mid</c:v>
                </c:pt>
                <c:pt idx="8">
                  <c:v>Advanced High+</c:v>
                </c:pt>
              </c:strCache>
            </c:strRef>
          </c:cat>
          <c:val>
            <c:numRef>
              <c:f>[ACTFL等级词量统计表.xlsx]词量分布图表!$F$2:$F$10</c:f>
              <c:numCache>
                <c:formatCode>General</c:formatCode>
                <c:ptCount val="9"/>
                <c:pt idx="0">
                  <c:v>1</c:v>
                </c:pt>
                <c:pt idx="1">
                  <c:v>0</c:v>
                </c:pt>
                <c:pt idx="2">
                  <c:v>5</c:v>
                </c:pt>
                <c:pt idx="3">
                  <c:v>5</c:v>
                </c:pt>
                <c:pt idx="4">
                  <c:v>1</c:v>
                </c:pt>
                <c:pt idx="5">
                  <c:v>1</c:v>
                </c:pt>
                <c:pt idx="6">
                  <c:v>12</c:v>
                </c:pt>
                <c:pt idx="7">
                  <c:v>50</c:v>
                </c:pt>
                <c:pt idx="8">
                  <c:v>254</c:v>
                </c:pt>
              </c:numCache>
            </c:numRef>
          </c:val>
          <c:extLst>
            <c:ext xmlns:c16="http://schemas.microsoft.com/office/drawing/2014/chart" uri="{C3380CC4-5D6E-409C-BE32-E72D297353CC}">
              <c16:uniqueId val="{00000003-4FCC-4A7B-AED8-C15AE0750AA2}"/>
            </c:ext>
          </c:extLst>
        </c:ser>
        <c:dLbls>
          <c:showLegendKey val="0"/>
          <c:showVal val="0"/>
          <c:showCatName val="0"/>
          <c:showSerName val="0"/>
          <c:showPercent val="0"/>
          <c:showBubbleSize val="0"/>
        </c:dLbls>
        <c:gapWidth val="150"/>
        <c:axId val="10"/>
        <c:axId val="100"/>
      </c:barChart>
      <c:catAx>
        <c:axId val="10"/>
        <c:scaling>
          <c:orientation val="minMax"/>
        </c:scaling>
        <c:delete val="0"/>
        <c:axPos val="l"/>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en-US"/>
                  <a:t>ACTFL</a:t>
                </a:r>
                <a:r>
                  <a:rPr lang="zh-CN" altLang="en-US"/>
                  <a:t>等级</a:t>
                </a:r>
              </a:p>
            </c:rich>
          </c:tx>
          <c:overlay val="0"/>
        </c:title>
        <c:numFmt formatCode="General" sourceLinked="0"/>
        <c:majorTickMark val="none"/>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100"/>
        <c:crosses val="autoZero"/>
        <c:auto val="1"/>
        <c:lblAlgn val="ctr"/>
        <c:lblOffset val="100"/>
        <c:noMultiLvlLbl val="0"/>
      </c:catAx>
      <c:valAx>
        <c:axId val="100"/>
        <c:scaling>
          <c:orientation val="minMax"/>
        </c:scaling>
        <c:delete val="0"/>
        <c:axPos val="b"/>
        <c:maj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a:t>词条数</a:t>
                </a:r>
              </a:p>
            </c:rich>
          </c:tx>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10"/>
        <c:crosses val="autoZero"/>
        <c:crossBetween val="between"/>
      </c:valAx>
    </c:plotArea>
    <c:legend>
      <c:legendPos val="r"/>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legend>
    <c:plotVisOnly val="1"/>
    <c:dispBlanksAs val="gap"/>
    <c:showDLblsOverMax val="0"/>
    <c:extLst>
      <c:ext uri="{0b15fc19-7d7d-44ad-8c2d-2c3a37ce22c3}">
        <chartProps xmlns="https://web.wps.cn/et/2018/main" chartId="{2e15efe7-88f5-426d-9e04-32c23bac8e2a}"/>
      </c:ext>
    </c:extLst>
  </c:chart>
  <c:txPr>
    <a:bodyPr/>
    <a:lstStyle/>
    <a:p>
      <a:pPr>
        <a:defRPr lang="zh-CN"/>
      </a:pPr>
      <a:endParaRPr lang="zh-CN"/>
    </a:p>
  </c:txPr>
  <c:externalData r:id="rId1">
    <c:autoUpdate val="0"/>
  </c:externalData>
</c:chartSpac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22</Pages>
  <Words>3595</Words>
  <Characters>20495</Characters>
  <Application>Microsoft Office Word</Application>
  <DocSecurity>0</DocSecurity>
  <Lines>170</Lines>
  <Paragraphs>48</Paragraphs>
  <ScaleCrop>false</ScaleCrop>
  <Company/>
  <LinksUpToDate>false</LinksUpToDate>
  <CharactersWithSpaces>24042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cp:lastModifiedBy>
  <cp:revision>20</cp:revision>
  <dcterms:created xsi:type="dcterms:W3CDTF">2026-03-21T09:34:00Z</dcterms:created>
  <dcterms:modified xsi:type="dcterms:W3CDTF">2026-03-23T12:52:00Z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eyJoZGlkIjoiNzhjOTJjOGQ0M2ViNjI5MDJiOTcyNTMwZDhmNzk5YzUiLCJ1c2VySWQiOiI2NTUxNDE1NzkifQ==</vt:lpwstr>
  </property>
  <property fmtid="{D5CDD505-2E9C-101B-9397-08002B2CF9AE}" pid="3" name="KSOProductBuildVer">
    <vt:lpwstr>2052-12.1.0.25225</vt:lpwstr>
  </property>
  <property fmtid="{D5CDD505-2E9C-101B-9397-08002B2CF9AE}" pid="4" name="ICV">
    <vt:lpwstr>76FB2DF8AC3945B09E0B967DCEDA2BCE_13</vt:lpwstr>
  </property>
</Properties>
</file>